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p14">
  <w:body>
    <w:p w:rsidRPr="00015AE8" w:rsidR="00B74826" w:rsidP="00194D65" w:rsidRDefault="00A84A94" w14:paraId="289950C6" w14:textId="2BF584B2">
      <w:pPr>
        <w:spacing w:before="120"/>
        <w:ind w:firstLine="0"/>
        <w:jc w:val="center"/>
        <w:rPr>
          <w:noProof/>
          <w:lang w:eastAsia="pt-BR"/>
        </w:rPr>
      </w:pPr>
      <w:r w:rsidRPr="00015AE8">
        <w:rPr>
          <w:noProof/>
          <w:lang w:eastAsia="pt-BR"/>
        </w:rPr>
        <w:drawing>
          <wp:inline distT="0" distB="0" distL="0" distR="0" wp14:anchorId="04F0647A" wp14:editId="154B5E8F">
            <wp:extent cx="2251186" cy="1842455"/>
            <wp:effectExtent l="0" t="0" r="0" b="5715"/>
            <wp:docPr id="8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2E7B0AD3-A3D6-4F01-B980-5C62EB0F8A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2E7B0AD3-A3D6-4F01-B980-5C62EB0F8A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186" cy="18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15AE8" w:rsidR="00B74826" w:rsidP="00557D99" w:rsidRDefault="00B74826" w14:paraId="36B3C45E" w14:textId="1A1F8ADE">
      <w:pPr>
        <w:spacing w:before="120"/>
        <w:ind w:firstLine="0"/>
        <w:jc w:val="left"/>
        <w:rPr>
          <w:noProof/>
          <w:lang w:eastAsia="pt-BR"/>
        </w:rPr>
      </w:pPr>
    </w:p>
    <w:p w:rsidRPr="00015AE8" w:rsidR="00D351FE" w:rsidP="00557D99" w:rsidRDefault="00D351FE" w14:paraId="471F231E" w14:textId="77777777">
      <w:pPr>
        <w:spacing w:before="120"/>
        <w:ind w:firstLine="0"/>
        <w:jc w:val="left"/>
        <w:rPr>
          <w:noProof/>
          <w:lang w:eastAsia="pt-BR"/>
        </w:rPr>
      </w:pPr>
    </w:p>
    <w:p w:rsidR="00FD0AF5" w:rsidP="00557D99" w:rsidRDefault="00FD0AF5" w14:paraId="7083E1A6" w14:textId="1817D69B">
      <w:pPr>
        <w:spacing w:before="120"/>
        <w:ind w:firstLine="0"/>
        <w:jc w:val="left"/>
        <w:rPr>
          <w:noProof/>
          <w:lang w:eastAsia="pt-BR"/>
        </w:rPr>
      </w:pPr>
    </w:p>
    <w:p w:rsidR="003F32F9" w:rsidP="00557D99" w:rsidRDefault="003F32F9" w14:paraId="6590BD17" w14:textId="7CB311D0">
      <w:pPr>
        <w:spacing w:before="120"/>
        <w:ind w:firstLine="0"/>
        <w:jc w:val="left"/>
        <w:rPr>
          <w:noProof/>
          <w:lang w:eastAsia="pt-BR"/>
        </w:rPr>
      </w:pPr>
    </w:p>
    <w:p w:rsidR="003F32F9" w:rsidP="00557D99" w:rsidRDefault="003F32F9" w14:paraId="7CBF5F6E" w14:textId="4259D958">
      <w:pPr>
        <w:spacing w:before="120"/>
        <w:ind w:firstLine="0"/>
        <w:jc w:val="left"/>
        <w:rPr>
          <w:noProof/>
          <w:lang w:eastAsia="pt-BR"/>
        </w:rPr>
      </w:pPr>
    </w:p>
    <w:p w:rsidR="003F32F9" w:rsidP="00557D99" w:rsidRDefault="003F32F9" w14:paraId="0BF3EC99" w14:textId="27C86514">
      <w:pPr>
        <w:spacing w:before="120"/>
        <w:ind w:firstLine="0"/>
        <w:jc w:val="left"/>
        <w:rPr>
          <w:noProof/>
          <w:lang w:eastAsia="pt-BR"/>
        </w:rPr>
      </w:pPr>
    </w:p>
    <w:p w:rsidR="003F32F9" w:rsidP="00557D99" w:rsidRDefault="003F32F9" w14:paraId="4DDA6C48" w14:textId="77777777">
      <w:pPr>
        <w:spacing w:before="120"/>
        <w:ind w:firstLine="0"/>
        <w:jc w:val="left"/>
        <w:rPr>
          <w:noProof/>
          <w:lang w:eastAsia="pt-BR"/>
        </w:rPr>
      </w:pPr>
    </w:p>
    <w:p w:rsidRPr="00015AE8" w:rsidR="003F32F9" w:rsidP="00557D99" w:rsidRDefault="003F32F9" w14:paraId="7150C31B" w14:textId="77777777">
      <w:pPr>
        <w:spacing w:before="120"/>
        <w:ind w:firstLine="0"/>
        <w:jc w:val="left"/>
        <w:rPr>
          <w:noProof/>
          <w:lang w:eastAsia="pt-BR"/>
        </w:rPr>
      </w:pPr>
    </w:p>
    <w:p w:rsidRPr="00015AE8" w:rsidR="007B1A91" w:rsidP="00A3714F" w:rsidRDefault="003F32F9" w14:paraId="557FFDDE" w14:textId="5A7C2986">
      <w:pPr>
        <w:spacing w:before="120"/>
        <w:ind w:firstLine="0"/>
        <w:jc w:val="center"/>
        <w:rPr>
          <w:noProof/>
          <w:sz w:val="40"/>
          <w:szCs w:val="40"/>
          <w:lang w:eastAsia="pt-BR"/>
        </w:rPr>
      </w:pPr>
      <w:r>
        <w:rPr>
          <w:noProof/>
          <w:sz w:val="40"/>
          <w:szCs w:val="40"/>
          <w:lang w:eastAsia="pt-BR"/>
        </w:rPr>
        <w:t>MAPEAMENTO DOS SISTEMAS E INTEGRAÇÕES DA UNIARP</w:t>
      </w:r>
    </w:p>
    <w:p w:rsidRPr="00015AE8" w:rsidR="00FB337C" w:rsidP="00A16CD8" w:rsidRDefault="00FB337C" w14:paraId="3B9F9C54" w14:textId="67A2CA8E">
      <w:pPr>
        <w:ind w:firstLine="0"/>
        <w:rPr>
          <w:noProof/>
          <w:lang w:eastAsia="pt-BR"/>
        </w:rPr>
      </w:pPr>
    </w:p>
    <w:p w:rsidRPr="00015AE8" w:rsidR="00D351FE" w:rsidP="00A16CD8" w:rsidRDefault="00D351FE" w14:paraId="6B419FAC" w14:textId="4F976D83">
      <w:pPr>
        <w:ind w:firstLine="0"/>
        <w:rPr>
          <w:noProof/>
          <w:lang w:eastAsia="pt-BR"/>
        </w:rPr>
      </w:pPr>
    </w:p>
    <w:p w:rsidRPr="00015AE8" w:rsidR="00D351FE" w:rsidP="00A16CD8" w:rsidRDefault="00D351FE" w14:paraId="7F51274F" w14:textId="675DF10A">
      <w:pPr>
        <w:ind w:firstLine="0"/>
        <w:rPr>
          <w:noProof/>
          <w:lang w:eastAsia="pt-BR"/>
        </w:rPr>
      </w:pPr>
    </w:p>
    <w:p w:rsidRPr="00015AE8" w:rsidR="00D351FE" w:rsidP="00A16CD8" w:rsidRDefault="00D351FE" w14:paraId="19F509D7" w14:textId="68874496">
      <w:pPr>
        <w:ind w:firstLine="0"/>
        <w:rPr>
          <w:noProof/>
          <w:lang w:eastAsia="pt-BR"/>
        </w:rPr>
      </w:pPr>
    </w:p>
    <w:p w:rsidRPr="00015AE8" w:rsidR="00D351FE" w:rsidP="00A16CD8" w:rsidRDefault="00D351FE" w14:paraId="285F1346" w14:textId="627323AB">
      <w:pPr>
        <w:ind w:firstLine="0"/>
        <w:rPr>
          <w:noProof/>
          <w:lang w:eastAsia="pt-BR"/>
        </w:rPr>
      </w:pPr>
    </w:p>
    <w:p w:rsidRPr="00015AE8" w:rsidR="00D351FE" w:rsidP="00A16CD8" w:rsidRDefault="00D351FE" w14:paraId="762C3CA5" w14:textId="77777777">
      <w:pPr>
        <w:ind w:firstLine="0"/>
        <w:rPr>
          <w:noProof/>
          <w:lang w:eastAsia="pt-BR"/>
        </w:rPr>
      </w:pPr>
    </w:p>
    <w:p w:rsidRPr="00015AE8" w:rsidR="00FB337C" w:rsidP="00A16CD8" w:rsidRDefault="00FB337C" w14:paraId="2A1DDB09" w14:textId="5668B42C">
      <w:pPr>
        <w:ind w:firstLine="0"/>
        <w:rPr>
          <w:noProof/>
          <w:lang w:eastAsia="pt-BR"/>
        </w:rPr>
      </w:pPr>
    </w:p>
    <w:p w:rsidRPr="00015AE8" w:rsidR="00FB337C" w:rsidP="00A16CD8" w:rsidRDefault="00FB337C" w14:paraId="09D4D5E7" w14:textId="451EB132">
      <w:pPr>
        <w:ind w:firstLine="0"/>
        <w:rPr>
          <w:noProof/>
          <w:lang w:eastAsia="pt-BR"/>
        </w:rPr>
      </w:pPr>
    </w:p>
    <w:p w:rsidRPr="00015AE8" w:rsidR="00D67205" w:rsidP="00D351FE" w:rsidRDefault="00711F5F" w14:paraId="164B1785" w14:textId="732E038A">
      <w:pPr>
        <w:ind w:firstLine="0"/>
        <w:jc w:val="center"/>
        <w:rPr>
          <w:noProof/>
        </w:rPr>
      </w:pPr>
      <w:r w:rsidRPr="00015AE8">
        <w:rPr>
          <w:noProof/>
          <w:sz w:val="32"/>
          <w:szCs w:val="32"/>
          <w:lang w:eastAsia="pt-BR"/>
        </w:rPr>
        <w:t>Caçador, 202</w:t>
      </w:r>
      <w:r w:rsidRPr="00015AE8" w:rsidR="00AB3F0C">
        <w:rPr>
          <w:noProof/>
          <w:sz w:val="32"/>
          <w:szCs w:val="32"/>
          <w:lang w:eastAsia="pt-BR"/>
        </w:rPr>
        <w:t>5</w:t>
      </w:r>
      <w:r w:rsidRPr="00015AE8" w:rsidR="00D67205">
        <w:rPr>
          <w:noProof/>
        </w:rPr>
        <w:br w:type="page"/>
      </w:r>
    </w:p>
    <w:sdt>
      <w:sdtPr>
        <w:id w:val="1700386669"/>
        <w:docPartObj>
          <w:docPartGallery w:val="Table of Contents"/>
          <w:docPartUnique/>
        </w:docPartObj>
      </w:sdtPr>
      <w:sdtContent>
        <w:p w:rsidRPr="00015AE8" w:rsidR="00D946CB" w:rsidP="00AB028C" w:rsidRDefault="00D946CB" w14:paraId="30D31485" w14:textId="66CF9A1A">
          <w:pPr>
            <w:pStyle w:val="CabealhodoSumrio"/>
            <w:jc w:val="center"/>
          </w:pPr>
          <w:r w:rsidR="00D946CB">
            <w:rPr/>
            <w:t>Sumário</w:t>
          </w:r>
        </w:p>
        <w:p w:rsidR="00CF103E" w:rsidP="7CA053BA" w:rsidRDefault="009E0C4E" w14:paraId="7F4F9607" w14:textId="383F357F">
          <w:pPr>
            <w:pStyle w:val="Sumrio1"/>
            <w:tabs>
              <w:tab w:val="right" w:leader="dot" w:pos="9060"/>
            </w:tabs>
            <w:rPr>
              <w:rStyle w:val="Hyperlink"/>
              <w:lang w:eastAsia="pt-BR"/>
            </w:rPr>
          </w:pPr>
          <w:r>
            <w:fldChar w:fldCharType="begin"/>
          </w:r>
          <w:r>
            <w:instrText xml:space="preserve">TOC \o "1-6" \z \u \h</w:instrText>
          </w:r>
          <w:r>
            <w:fldChar w:fldCharType="separate"/>
          </w:r>
          <w:hyperlink w:anchor="_Toc2118644049">
            <w:r w:rsidRPr="7CA053BA" w:rsidR="7CA053BA">
              <w:rPr>
                <w:rStyle w:val="Hyperlink"/>
              </w:rPr>
              <w:t>1 INTRODUÇÃO</w:t>
            </w:r>
            <w:r>
              <w:tab/>
            </w:r>
            <w:r>
              <w:fldChar w:fldCharType="begin"/>
            </w:r>
            <w:r>
              <w:instrText xml:space="preserve">PAGEREF _Toc2118644049 \h</w:instrText>
            </w:r>
            <w:r>
              <w:fldChar w:fldCharType="separate"/>
            </w:r>
            <w:r w:rsidRPr="7CA053BA" w:rsidR="7CA053B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F103E" w:rsidP="7CA053BA" w:rsidRDefault="00CF103E" w14:paraId="2B3B7CA9" w14:textId="21547FCB">
          <w:pPr>
            <w:pStyle w:val="Sumrio1"/>
            <w:tabs>
              <w:tab w:val="right" w:leader="dot" w:pos="9060"/>
            </w:tabs>
            <w:rPr>
              <w:rStyle w:val="Hyperlink"/>
              <w:lang w:eastAsia="pt-BR"/>
            </w:rPr>
          </w:pPr>
          <w:hyperlink w:anchor="_Toc170882286">
            <w:r w:rsidRPr="7CA053BA" w:rsidR="7CA053BA">
              <w:rPr>
                <w:rStyle w:val="Hyperlink"/>
              </w:rPr>
              <w:t>2 SISTEMAS DE TERCEIROS</w:t>
            </w:r>
            <w:r>
              <w:tab/>
            </w:r>
            <w:r>
              <w:fldChar w:fldCharType="begin"/>
            </w:r>
            <w:r>
              <w:instrText xml:space="preserve">PAGEREF _Toc170882286 \h</w:instrText>
            </w:r>
            <w:r>
              <w:fldChar w:fldCharType="separate"/>
            </w:r>
            <w:r w:rsidRPr="7CA053BA" w:rsidR="7CA053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F103E" w:rsidP="7CA053BA" w:rsidRDefault="00CF103E" w14:paraId="242A36FD" w14:textId="2B87B6DE">
          <w:pPr>
            <w:pStyle w:val="Sumrio1"/>
            <w:tabs>
              <w:tab w:val="right" w:leader="dot" w:pos="9060"/>
            </w:tabs>
            <w:rPr>
              <w:rStyle w:val="Hyperlink"/>
              <w:lang w:eastAsia="pt-BR"/>
            </w:rPr>
          </w:pPr>
          <w:hyperlink w:anchor="_Toc1078579192">
            <w:r w:rsidRPr="7CA053BA" w:rsidR="7CA053BA">
              <w:rPr>
                <w:rStyle w:val="Hyperlink"/>
              </w:rPr>
              <w:t>3 SISTEMAS DESENVOLVIDOS INTERNAMENTE</w:t>
            </w:r>
            <w:r>
              <w:tab/>
            </w:r>
            <w:r>
              <w:fldChar w:fldCharType="begin"/>
            </w:r>
            <w:r>
              <w:instrText xml:space="preserve">PAGEREF _Toc1078579192 \h</w:instrText>
            </w:r>
            <w:r>
              <w:fldChar w:fldCharType="separate"/>
            </w:r>
            <w:r w:rsidRPr="7CA053BA" w:rsidR="7CA053B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CF103E" w:rsidP="7CA053BA" w:rsidRDefault="00CF103E" w14:paraId="028C485A" w14:textId="7A61C2B7">
          <w:pPr>
            <w:pStyle w:val="Sumrio1"/>
            <w:tabs>
              <w:tab w:val="right" w:leader="dot" w:pos="9060"/>
            </w:tabs>
            <w:rPr>
              <w:rStyle w:val="Hyperlink"/>
              <w:lang w:eastAsia="pt-BR"/>
            </w:rPr>
          </w:pPr>
          <w:hyperlink w:anchor="_Toc378853496">
            <w:r w:rsidRPr="7CA053BA" w:rsidR="7CA053BA">
              <w:rPr>
                <w:rStyle w:val="Hyperlink"/>
              </w:rPr>
              <w:t>4 INTEGRAÇÕES DESENVOLVIDAS</w:t>
            </w:r>
            <w:r>
              <w:tab/>
            </w:r>
            <w:r>
              <w:fldChar w:fldCharType="begin"/>
            </w:r>
            <w:r>
              <w:instrText xml:space="preserve">PAGEREF _Toc378853496 \h</w:instrText>
            </w:r>
            <w:r>
              <w:fldChar w:fldCharType="separate"/>
            </w:r>
            <w:r w:rsidRPr="7CA053BA" w:rsidR="7CA053B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CF103E" w:rsidP="7CA053BA" w:rsidRDefault="00CF103E" w14:paraId="5AC06043" w14:textId="69CF1E96">
          <w:pPr>
            <w:pStyle w:val="Sumrio1"/>
            <w:tabs>
              <w:tab w:val="right" w:leader="dot" w:pos="9060"/>
            </w:tabs>
            <w:rPr>
              <w:rStyle w:val="Hyperlink"/>
              <w:lang w:eastAsia="pt-BR"/>
            </w:rPr>
          </w:pPr>
          <w:hyperlink w:anchor="_Toc1891887013">
            <w:r w:rsidRPr="7CA053BA" w:rsidR="7CA053BA">
              <w:rPr>
                <w:rStyle w:val="Hyperlink"/>
              </w:rPr>
              <w:t>5 CONSIDERAÇÕES FINAIS</w:t>
            </w:r>
            <w:r>
              <w:tab/>
            </w:r>
            <w:r>
              <w:fldChar w:fldCharType="begin"/>
            </w:r>
            <w:r>
              <w:instrText xml:space="preserve">PAGEREF _Toc1891887013 \h</w:instrText>
            </w:r>
            <w:r>
              <w:fldChar w:fldCharType="separate"/>
            </w:r>
            <w:r w:rsidRPr="7CA053BA" w:rsidR="7CA053BA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015AE8" w:rsidR="00D946CB" w:rsidRDefault="009E0C4E" w14:paraId="2CC71094" w14:textId="00740E27"/>
    <w:p w:rsidRPr="00015AE8" w:rsidR="00222145" w:rsidP="00F76252" w:rsidRDefault="00222145" w14:paraId="24D13080" w14:textId="3CACA3A5"/>
    <w:p w:rsidRPr="00015AE8" w:rsidR="00222145" w:rsidP="00F76252" w:rsidRDefault="00222145" w14:paraId="6A98BC33" w14:textId="77777777">
      <w:pPr>
        <w:sectPr w:rsidRPr="00015AE8" w:rsidR="00222145" w:rsidSect="00A16CD8">
          <w:pgSz w:w="11906" w:h="16838" w:orient="portrait"/>
          <w:pgMar w:top="1701" w:right="1134" w:bottom="1134" w:left="1701" w:header="1134" w:footer="709" w:gutter="0"/>
          <w:cols w:space="708"/>
          <w:titlePg/>
          <w:docGrid w:linePitch="360"/>
        </w:sectPr>
      </w:pPr>
    </w:p>
    <w:p w:rsidRPr="00015AE8" w:rsidR="000C067F" w:rsidP="00222145" w:rsidRDefault="00E01139" w14:paraId="0A53F248" w14:textId="6A69D7A4">
      <w:pPr>
        <w:pStyle w:val="Ttulo1"/>
      </w:pPr>
      <w:bookmarkStart w:name="_Toc2118644049" w:id="48724751"/>
      <w:r w:rsidR="00E01139">
        <w:rPr/>
        <w:t xml:space="preserve">1 </w:t>
      </w:r>
      <w:r w:rsidR="000C067F">
        <w:rPr/>
        <w:t>INTRODUÇÃO</w:t>
      </w:r>
      <w:bookmarkEnd w:id="48724751"/>
    </w:p>
    <w:p w:rsidR="003F32F9" w:rsidP="00EB05A5" w:rsidRDefault="003F32F9" w14:paraId="6E0D4A96" w14:textId="77777777"/>
    <w:p w:rsidR="003F32F9" w:rsidP="00EB05A5" w:rsidRDefault="003F32F9" w14:paraId="28211708" w14:textId="6FD558D6">
      <w:r w:rsidR="47AB54B3">
        <w:rPr/>
        <w:t xml:space="preserve">O presente </w:t>
      </w:r>
      <w:r w:rsidR="47AB54B3">
        <w:rPr/>
        <w:t>documento</w:t>
      </w:r>
      <w:r w:rsidR="4684D320">
        <w:rPr/>
        <w:t>, produzido pela equipe de Tecnologia da Informação da Instituição,</w:t>
      </w:r>
      <w:r w:rsidR="47AB54B3">
        <w:rPr/>
        <w:t xml:space="preserve"> tem como objetivo mapear os sistemas utilizados na instituição, suas funcionalidades, fornecedores, responsáveis internos e integrações existentes. O levantamento permitirá identificar lacunas, possíveis melhorias e oportunidades para otimizar a infraestrutura de TI.</w:t>
      </w:r>
    </w:p>
    <w:p w:rsidRPr="00015AE8" w:rsidR="000A2310" w:rsidP="00F465DA" w:rsidRDefault="000A2310" w14:paraId="4BF9B2EB" w14:textId="77777777"/>
    <w:p w:rsidRPr="00015AE8" w:rsidR="007E6A7B" w:rsidP="001306B5" w:rsidRDefault="007E6A7B" w14:paraId="2371A0B5" w14:textId="77777777"/>
    <w:p w:rsidRPr="00015AE8" w:rsidR="007E6A7B" w:rsidP="001306B5" w:rsidRDefault="007E6A7B" w14:paraId="7DC4FB98" w14:textId="77777777"/>
    <w:p w:rsidRPr="00015AE8" w:rsidR="007E6A7B" w:rsidP="001306B5" w:rsidRDefault="007E6A7B" w14:paraId="31177E81" w14:textId="592F11A6">
      <w:pPr>
        <w:rPr>
          <w:ins w:author="Carlos Alberto Zorzo" w:date="2021-03-18T16:52:00Z" w:id="1"/>
        </w:rPr>
        <w:sectPr w:rsidRPr="00015AE8" w:rsidR="007E6A7B" w:rsidSect="005C57DB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orient="portrait"/>
          <w:pgMar w:top="1701" w:right="1134" w:bottom="1134" w:left="1701" w:header="1134" w:footer="709" w:gutter="0"/>
          <w:cols w:space="708"/>
          <w:docGrid w:linePitch="360"/>
        </w:sectPr>
      </w:pPr>
    </w:p>
    <w:p w:rsidRPr="00015AE8" w:rsidR="000C067F" w:rsidP="001C18DB" w:rsidRDefault="00222145" w14:paraId="5182739F" w14:textId="1359BE53">
      <w:pPr>
        <w:pStyle w:val="Ttulo1"/>
      </w:pPr>
      <w:bookmarkStart w:name="_Toc170882286" w:id="832371059"/>
      <w:r w:rsidR="00222145">
        <w:rPr/>
        <w:t xml:space="preserve">2 </w:t>
      </w:r>
      <w:r w:rsidR="00E541B8">
        <w:rPr/>
        <w:t xml:space="preserve">SISTEMAS </w:t>
      </w:r>
      <w:r w:rsidR="00E541B8">
        <w:rPr/>
        <w:t>DE TERCEIROS</w:t>
      </w:r>
      <w:bookmarkEnd w:id="832371059"/>
    </w:p>
    <w:p w:rsidR="00AF7FFD" w:rsidP="00AF7FFD" w:rsidRDefault="00AF7FFD" w14:paraId="3B1A012E" w14:textId="2FD5B1AD">
      <w:r w:rsidR="00AF7FFD">
        <w:rPr/>
        <w:t xml:space="preserve">O Quadro </w:t>
      </w:r>
      <w:r w:rsidR="00AF7FFD">
        <w:rPr/>
        <w:t>1</w:t>
      </w:r>
      <w:r w:rsidR="00AF7FFD">
        <w:rPr/>
        <w:t xml:space="preserve"> apresenta os sistemas e portais </w:t>
      </w:r>
      <w:r w:rsidR="744744C7">
        <w:rPr/>
        <w:t>adquiridos ou livres utilizados pela instituição</w:t>
      </w:r>
      <w:r w:rsidR="00AF7FFD">
        <w:rPr/>
        <w:t>.</w:t>
      </w:r>
    </w:p>
    <w:p w:rsidRPr="003E65AD" w:rsidR="00AF7FFD" w:rsidP="00AF7FFD" w:rsidRDefault="00AF7FFD" w14:paraId="6FAC1421" w14:textId="2D1E6C18">
      <w:pPr>
        <w:spacing w:before="240" w:line="240" w:lineRule="auto"/>
        <w:ind w:firstLine="0"/>
        <w:rPr>
          <w:sz w:val="20"/>
          <w:szCs w:val="20"/>
        </w:rPr>
      </w:pPr>
      <w:r w:rsidRPr="003E65AD">
        <w:rPr>
          <w:b/>
          <w:sz w:val="20"/>
          <w:szCs w:val="20"/>
        </w:rPr>
        <w:t xml:space="preserve">Quadro </w:t>
      </w:r>
      <w:r>
        <w:rPr>
          <w:b/>
          <w:sz w:val="20"/>
          <w:szCs w:val="20"/>
        </w:rPr>
        <w:t>1</w:t>
      </w:r>
      <w:r w:rsidRPr="003E65AD">
        <w:rPr>
          <w:b/>
          <w:sz w:val="20"/>
          <w:szCs w:val="20"/>
        </w:rPr>
        <w:t xml:space="preserve"> –</w:t>
      </w:r>
      <w:r w:rsidRPr="003E65AD">
        <w:rPr>
          <w:sz w:val="20"/>
          <w:szCs w:val="20"/>
        </w:rPr>
        <w:t xml:space="preserve"> Sistemas </w:t>
      </w:r>
      <w:r>
        <w:rPr>
          <w:sz w:val="20"/>
          <w:szCs w:val="20"/>
        </w:rPr>
        <w:t>adquiridos de terceiros</w:t>
      </w:r>
      <w:r w:rsidRPr="003E65AD">
        <w:rPr>
          <w:sz w:val="20"/>
          <w:szCs w:val="20"/>
        </w:rPr>
        <w:t>.</w:t>
      </w:r>
    </w:p>
    <w:tbl>
      <w:tblPr>
        <w:tblStyle w:val="Tabelacomgrade"/>
        <w:tblW w:w="9061" w:type="dxa"/>
        <w:tblLook w:val="04A0" w:firstRow="1" w:lastRow="0" w:firstColumn="1" w:lastColumn="0" w:noHBand="0" w:noVBand="1"/>
      </w:tblPr>
      <w:tblGrid>
        <w:gridCol w:w="2076"/>
        <w:gridCol w:w="1694"/>
        <w:gridCol w:w="2835"/>
        <w:gridCol w:w="2456"/>
      </w:tblGrid>
      <w:tr w:rsidRPr="00194D5D" w:rsidR="00AF7FFD" w:rsidTr="33237FF3" w14:paraId="2E837302" w14:textId="77777777">
        <w:tc>
          <w:tcPr>
            <w:tcW w:w="2076" w:type="dxa"/>
            <w:shd w:val="clear" w:color="auto" w:fill="D9D9D9" w:themeFill="background1" w:themeFillShade="D9"/>
            <w:tcMar/>
            <w:vAlign w:val="center"/>
          </w:tcPr>
          <w:p w:rsidRPr="00194D5D" w:rsidR="00AF7FFD" w:rsidP="004B41C4" w:rsidRDefault="00AF7FFD" w14:paraId="378D2EB3" w14:textId="77777777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194D5D">
              <w:rPr>
                <w:b/>
                <w:sz w:val="20"/>
                <w:szCs w:val="20"/>
              </w:rPr>
              <w:t>Sistema</w:t>
            </w:r>
            <w:r>
              <w:rPr>
                <w:b/>
                <w:sz w:val="20"/>
                <w:szCs w:val="20"/>
              </w:rPr>
              <w:t>/Portal</w:t>
            </w:r>
          </w:p>
        </w:tc>
        <w:tc>
          <w:tcPr>
            <w:tcW w:w="1694" w:type="dxa"/>
            <w:shd w:val="clear" w:color="auto" w:fill="D9D9D9" w:themeFill="background1" w:themeFillShade="D9"/>
            <w:tcMar/>
            <w:vAlign w:val="center"/>
          </w:tcPr>
          <w:p w:rsidRPr="00194D5D" w:rsidR="00AF7FFD" w:rsidP="004B41C4" w:rsidRDefault="00AF7FFD" w14:paraId="3E45547B" w14:textId="7CE77B71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Fornecedor</w:t>
            </w:r>
          </w:p>
        </w:tc>
        <w:tc>
          <w:tcPr>
            <w:tcW w:w="2835" w:type="dxa"/>
            <w:shd w:val="clear" w:color="auto" w:fill="D9D9D9" w:themeFill="background1" w:themeFillShade="D9"/>
            <w:tcMar/>
            <w:vAlign w:val="center"/>
          </w:tcPr>
          <w:p w:rsidRPr="00194D5D" w:rsidR="00AF7FFD" w:rsidP="004B41C4" w:rsidRDefault="00AF7FFD" w14:paraId="04C6C928" w14:textId="77777777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194D5D">
              <w:rPr>
                <w:b/>
                <w:sz w:val="20"/>
                <w:szCs w:val="20"/>
              </w:rPr>
              <w:t>Usuários</w:t>
            </w:r>
          </w:p>
        </w:tc>
        <w:tc>
          <w:tcPr>
            <w:tcW w:w="2456" w:type="dxa"/>
            <w:shd w:val="clear" w:color="auto" w:fill="D9D9D9" w:themeFill="background1" w:themeFillShade="D9"/>
            <w:tcMar/>
            <w:vAlign w:val="center"/>
          </w:tcPr>
          <w:p w:rsidRPr="00194D5D" w:rsidR="00AF7FFD" w:rsidP="004B41C4" w:rsidRDefault="00AF7FFD" w14:paraId="591FA82C" w14:textId="77777777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194D5D">
              <w:rPr>
                <w:b/>
                <w:sz w:val="20"/>
                <w:szCs w:val="20"/>
              </w:rPr>
              <w:t>Funções</w:t>
            </w:r>
          </w:p>
        </w:tc>
      </w:tr>
      <w:tr w:rsidRPr="005414BB" w:rsidR="00AF7FFD" w:rsidTr="33237FF3" w14:paraId="4A8F27D2" w14:textId="77777777">
        <w:tc>
          <w:tcPr>
            <w:tcW w:w="2076" w:type="dxa"/>
            <w:tcMar/>
          </w:tcPr>
          <w:p w:rsidRPr="005414BB" w:rsidR="00AF7FFD" w:rsidP="004B41C4" w:rsidRDefault="00C53097" w14:paraId="03DFD119" w14:textId="28728103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TOTVS RM</w:t>
            </w:r>
          </w:p>
        </w:tc>
        <w:tc>
          <w:tcPr>
            <w:tcW w:w="1694" w:type="dxa"/>
            <w:tcMar/>
          </w:tcPr>
          <w:p w:rsidRPr="005414BB" w:rsidR="00AF7FFD" w:rsidP="2B8EA37F" w:rsidRDefault="00AF7FFD" w14:paraId="10621A62" w14:textId="6CC35A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Pr="2B8EA37F" w:rsidR="4B20F2B9">
              <w:rPr>
                <w:sz w:val="20"/>
                <w:szCs w:val="20"/>
              </w:rPr>
              <w:t>Totvs</w:t>
            </w:r>
          </w:p>
        </w:tc>
        <w:tc>
          <w:tcPr>
            <w:tcW w:w="2835" w:type="dxa"/>
            <w:tcMar/>
          </w:tcPr>
          <w:p w:rsidRPr="005414BB" w:rsidR="00AF7FFD" w:rsidP="16EEEB8B" w:rsidRDefault="00AF7FFD" w14:paraId="783AE7D1" w14:textId="228850DD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4A1799F5">
              <w:rPr>
                <w:sz w:val="20"/>
                <w:szCs w:val="20"/>
              </w:rPr>
              <w:t>Funcionários técnico-administrativos</w:t>
            </w:r>
          </w:p>
        </w:tc>
        <w:tc>
          <w:tcPr>
            <w:tcW w:w="2456" w:type="dxa"/>
            <w:tcMar/>
          </w:tcPr>
          <w:p w:rsidRPr="005414BB" w:rsidR="00AF7FFD" w:rsidP="004B41C4" w:rsidRDefault="00AF7FFD" w14:paraId="06DC3FFB" w14:textId="1179ED6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7D1C8A32">
              <w:rPr>
                <w:sz w:val="20"/>
                <w:szCs w:val="20"/>
              </w:rPr>
              <w:t xml:space="preserve">Automação de Ponto (RM </w:t>
            </w:r>
            <w:r w:rsidRPr="16EEEB8B" w:rsidR="7D1C8A32">
              <w:rPr>
                <w:sz w:val="20"/>
                <w:szCs w:val="20"/>
              </w:rPr>
              <w:t>Chronus</w:t>
            </w:r>
            <w:r w:rsidRPr="16EEEB8B" w:rsidR="7D1C8A32">
              <w:rPr>
                <w:sz w:val="20"/>
                <w:szCs w:val="20"/>
              </w:rPr>
              <w:t xml:space="preserve">), Avaliação e Pesquisa (RM </w:t>
            </w:r>
            <w:r w:rsidRPr="16EEEB8B" w:rsidR="7D1C8A32">
              <w:rPr>
                <w:sz w:val="20"/>
                <w:szCs w:val="20"/>
              </w:rPr>
              <w:t>Testis</w:t>
            </w:r>
            <w:r w:rsidRPr="16EEEB8B" w:rsidR="7D1C8A32">
              <w:rPr>
                <w:sz w:val="20"/>
                <w:szCs w:val="20"/>
              </w:rPr>
              <w:t xml:space="preserve">), Gestão Contábil (RM </w:t>
            </w:r>
            <w:r w:rsidRPr="16EEEB8B" w:rsidR="7D1C8A32">
              <w:rPr>
                <w:sz w:val="20"/>
                <w:szCs w:val="20"/>
              </w:rPr>
              <w:t>Saldus</w:t>
            </w:r>
            <w:r w:rsidRPr="16EEEB8B" w:rsidR="7D1C8A32">
              <w:rPr>
                <w:sz w:val="20"/>
                <w:szCs w:val="20"/>
              </w:rPr>
              <w:t xml:space="preserve">), Gestão Fiscal (RM Liber), Gestão Financeira (RM </w:t>
            </w:r>
            <w:r w:rsidRPr="16EEEB8B" w:rsidR="7D1C8A32">
              <w:rPr>
                <w:sz w:val="20"/>
                <w:szCs w:val="20"/>
              </w:rPr>
              <w:t>Fluxus</w:t>
            </w:r>
            <w:r w:rsidRPr="16EEEB8B" w:rsidR="7D1C8A32">
              <w:rPr>
                <w:sz w:val="20"/>
                <w:szCs w:val="20"/>
              </w:rPr>
              <w:t xml:space="preserve">), Inteligência de Negócios (RM Bis), Aprovações e Atendimento (RM </w:t>
            </w:r>
            <w:r w:rsidRPr="16EEEB8B" w:rsidR="7D1C8A32">
              <w:rPr>
                <w:sz w:val="20"/>
                <w:szCs w:val="20"/>
              </w:rPr>
              <w:t>Agilis</w:t>
            </w:r>
            <w:r w:rsidRPr="16EEEB8B" w:rsidR="7D1C8A32">
              <w:rPr>
                <w:sz w:val="20"/>
                <w:szCs w:val="20"/>
              </w:rPr>
              <w:t xml:space="preserve">), Gestão Patrimonial (RM </w:t>
            </w:r>
            <w:r w:rsidRPr="16EEEB8B" w:rsidR="7D1C8A32">
              <w:rPr>
                <w:sz w:val="20"/>
                <w:szCs w:val="20"/>
              </w:rPr>
              <w:t>Bonum</w:t>
            </w:r>
            <w:r w:rsidRPr="16EEEB8B" w:rsidR="7D1C8A32">
              <w:rPr>
                <w:sz w:val="20"/>
                <w:szCs w:val="20"/>
              </w:rPr>
              <w:t xml:space="preserve">), Gestão Bibliotecária (RM </w:t>
            </w:r>
            <w:r w:rsidRPr="16EEEB8B" w:rsidR="7D1C8A32">
              <w:rPr>
                <w:sz w:val="20"/>
                <w:szCs w:val="20"/>
              </w:rPr>
              <w:t>Biblios</w:t>
            </w:r>
            <w:r w:rsidRPr="16EEEB8B" w:rsidR="7D1C8A32">
              <w:rPr>
                <w:sz w:val="20"/>
                <w:szCs w:val="20"/>
              </w:rPr>
              <w:t xml:space="preserve">), Folha de Pagamento (RM Labore), Educacional (RM </w:t>
            </w:r>
            <w:r w:rsidRPr="16EEEB8B" w:rsidR="7D1C8A32">
              <w:rPr>
                <w:sz w:val="20"/>
                <w:szCs w:val="20"/>
              </w:rPr>
              <w:t>Classis</w:t>
            </w:r>
            <w:r w:rsidRPr="16EEEB8B" w:rsidR="7D1C8A32">
              <w:rPr>
                <w:sz w:val="20"/>
                <w:szCs w:val="20"/>
              </w:rPr>
              <w:t xml:space="preserve"> Net), Gestão de Estoque, Compras e Faturamento (RM </w:t>
            </w:r>
            <w:r w:rsidRPr="16EEEB8B" w:rsidR="7D1C8A32">
              <w:rPr>
                <w:sz w:val="20"/>
                <w:szCs w:val="20"/>
              </w:rPr>
              <w:t>Nucleus</w:t>
            </w:r>
            <w:r w:rsidRPr="16EEEB8B" w:rsidR="7D1C8A32">
              <w:rPr>
                <w:sz w:val="20"/>
                <w:szCs w:val="20"/>
              </w:rPr>
              <w:t>) e Gestão de Pessoas (RM Vitae)</w:t>
            </w:r>
          </w:p>
        </w:tc>
      </w:tr>
      <w:tr w:rsidRPr="005414BB" w:rsidR="00C53097" w:rsidTr="33237FF3" w14:paraId="24768E8C" w14:textId="77777777">
        <w:tc>
          <w:tcPr>
            <w:tcW w:w="2076" w:type="dxa"/>
            <w:tcMar/>
          </w:tcPr>
          <w:p w:rsidR="00C53097" w:rsidP="004B41C4" w:rsidRDefault="00C53097" w14:paraId="10B00300" w14:textId="37B113DC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Fluig</w:t>
            </w:r>
            <w:proofErr w:type="spellEnd"/>
          </w:p>
        </w:tc>
        <w:tc>
          <w:tcPr>
            <w:tcW w:w="1694" w:type="dxa"/>
            <w:tcMar/>
          </w:tcPr>
          <w:p w:rsidRPr="005414BB" w:rsidR="00C53097" w:rsidP="2B8EA37F" w:rsidRDefault="00C53097" w14:paraId="4B6FC408" w14:textId="005FE05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2B8EA37F" w:rsidR="63E2F1F1">
              <w:rPr>
                <w:sz w:val="20"/>
                <w:szCs w:val="20"/>
              </w:rPr>
              <w:t>Totvs</w:t>
            </w:r>
          </w:p>
        </w:tc>
        <w:tc>
          <w:tcPr>
            <w:tcW w:w="2835" w:type="dxa"/>
            <w:tcMar/>
          </w:tcPr>
          <w:p w:rsidRPr="005414BB" w:rsidR="00C53097" w:rsidP="004B41C4" w:rsidRDefault="00C53097" w14:paraId="30AFF078" w14:textId="0B938771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1D834567">
              <w:rPr>
                <w:sz w:val="20"/>
                <w:szCs w:val="20"/>
              </w:rPr>
              <w:t>Funcionários técnico-administrativos</w:t>
            </w:r>
          </w:p>
          <w:p w:rsidRPr="005414BB" w:rsidR="00C53097" w:rsidP="004B41C4" w:rsidRDefault="00C53097" w14:paraId="52FA219E" w14:textId="190C8642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2B3D865D">
              <w:rPr>
                <w:sz w:val="20"/>
                <w:szCs w:val="20"/>
              </w:rPr>
              <w:t>Coordenadores de curso</w:t>
            </w:r>
          </w:p>
          <w:p w:rsidRPr="005414BB" w:rsidR="00C53097" w:rsidP="004B41C4" w:rsidRDefault="00C53097" w14:paraId="19C0471E" w14:textId="7347B180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2B3D865D">
              <w:rPr>
                <w:sz w:val="20"/>
                <w:szCs w:val="20"/>
              </w:rPr>
              <w:t>Professores</w:t>
            </w:r>
          </w:p>
        </w:tc>
        <w:tc>
          <w:tcPr>
            <w:tcW w:w="2456" w:type="dxa"/>
            <w:tcMar/>
          </w:tcPr>
          <w:p w:rsidRPr="005414BB" w:rsidR="00C53097" w:rsidP="004B41C4" w:rsidRDefault="00C53097" w14:paraId="00750612" w14:textId="47E028A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5F5253CB">
              <w:rPr>
                <w:sz w:val="20"/>
                <w:szCs w:val="20"/>
              </w:rPr>
              <w:t>Gestão de fluxos de trabalho</w:t>
            </w:r>
            <w:r w:rsidRPr="16EEEB8B" w:rsidR="2CDE45DF">
              <w:rPr>
                <w:sz w:val="20"/>
                <w:szCs w:val="20"/>
              </w:rPr>
              <w:t xml:space="preserve"> (workflow)</w:t>
            </w:r>
          </w:p>
        </w:tc>
      </w:tr>
      <w:tr w:rsidR="16EEEB8B" w:rsidTr="33237FF3" w14:paraId="4E1AAAF1">
        <w:trPr>
          <w:trHeight w:val="300"/>
        </w:trPr>
        <w:tc>
          <w:tcPr>
            <w:tcW w:w="2076" w:type="dxa"/>
            <w:tcMar/>
          </w:tcPr>
          <w:p w:rsidR="66AF60DD" w:rsidP="16EEEB8B" w:rsidRDefault="66AF60DD" w14:paraId="64A69AC3" w14:textId="2839A2B7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Sign</w:t>
            </w:r>
          </w:p>
        </w:tc>
        <w:tc>
          <w:tcPr>
            <w:tcW w:w="1694" w:type="dxa"/>
            <w:tcMar/>
          </w:tcPr>
          <w:p w:rsidR="66AF60DD" w:rsidP="16EEEB8B" w:rsidRDefault="66AF60DD" w14:paraId="3BD06927" w14:textId="5EBA751C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Totvs</w:t>
            </w:r>
          </w:p>
        </w:tc>
        <w:tc>
          <w:tcPr>
            <w:tcW w:w="2835" w:type="dxa"/>
            <w:tcMar/>
          </w:tcPr>
          <w:p w:rsidR="66AF60DD" w:rsidP="16EEEB8B" w:rsidRDefault="66AF60DD" w14:paraId="098D47ED" w14:textId="056F43E0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Gestores</w:t>
            </w:r>
          </w:p>
          <w:p w:rsidR="66AF60DD" w:rsidP="16EEEB8B" w:rsidRDefault="66AF60DD" w14:paraId="64DA27BA" w14:textId="0E3630C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Coordenadores de curso</w:t>
            </w:r>
          </w:p>
          <w:p w:rsidR="66AF60DD" w:rsidP="16EEEB8B" w:rsidRDefault="66AF60DD" w14:paraId="2DB8DE23" w14:textId="71E6A8E4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Alunos (contratos de matrícula)</w:t>
            </w:r>
          </w:p>
        </w:tc>
        <w:tc>
          <w:tcPr>
            <w:tcW w:w="2456" w:type="dxa"/>
            <w:tcMar/>
          </w:tcPr>
          <w:p w:rsidR="66AF60DD" w:rsidP="16EEEB8B" w:rsidRDefault="66AF60DD" w14:paraId="489CBA9A" w14:textId="205E0672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Assinatura eletrônica de documentos</w:t>
            </w:r>
          </w:p>
        </w:tc>
      </w:tr>
      <w:tr w:rsidR="16EEEB8B" w:rsidTr="33237FF3" w14:paraId="1633B97E">
        <w:trPr>
          <w:trHeight w:val="300"/>
        </w:trPr>
        <w:tc>
          <w:tcPr>
            <w:tcW w:w="2076" w:type="dxa"/>
            <w:tcMar/>
          </w:tcPr>
          <w:p w:rsidR="66AF60DD" w:rsidP="16EEEB8B" w:rsidRDefault="66AF60DD" w14:paraId="194444A7" w14:textId="7C6809A6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Portal Educacional RM</w:t>
            </w:r>
          </w:p>
        </w:tc>
        <w:tc>
          <w:tcPr>
            <w:tcW w:w="1694" w:type="dxa"/>
            <w:tcMar/>
          </w:tcPr>
          <w:p w:rsidR="66AF60DD" w:rsidP="16EEEB8B" w:rsidRDefault="66AF60DD" w14:paraId="5272EA19" w14:textId="5C3065A3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Totvs</w:t>
            </w:r>
          </w:p>
        </w:tc>
        <w:tc>
          <w:tcPr>
            <w:tcW w:w="2835" w:type="dxa"/>
            <w:tcMar/>
          </w:tcPr>
          <w:p w:rsidR="66AF60DD" w:rsidP="16EEEB8B" w:rsidRDefault="66AF60DD" w14:paraId="12312259" w14:textId="1282FC22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Coordenadores de curso</w:t>
            </w:r>
          </w:p>
          <w:p w:rsidR="66AF60DD" w:rsidP="16EEEB8B" w:rsidRDefault="66AF60DD" w14:paraId="50F72CEF" w14:textId="1337D63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Professores</w:t>
            </w:r>
          </w:p>
          <w:p w:rsidR="66AF60DD" w:rsidP="16EEEB8B" w:rsidRDefault="66AF60DD" w14:paraId="6F7D9A3D" w14:textId="4525F23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66AF60DD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="16EEEB8B" w:rsidP="16EEEB8B" w:rsidRDefault="16EEEB8B" w14:paraId="70E4EDC9" w14:textId="05D6AC73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7CA053BA" w:rsidR="24CE600C">
              <w:rPr>
                <w:sz w:val="20"/>
                <w:szCs w:val="20"/>
              </w:rPr>
              <w:t>Plataforma</w:t>
            </w:r>
            <w:r w:rsidRPr="7CA053BA" w:rsidR="5A1CFED7">
              <w:rPr>
                <w:sz w:val="20"/>
                <w:szCs w:val="20"/>
              </w:rPr>
              <w:t xml:space="preserve"> integrada ao RM Educacional para au</w:t>
            </w:r>
            <w:r w:rsidRPr="7CA053BA" w:rsidR="7DF0543A">
              <w:rPr>
                <w:sz w:val="20"/>
                <w:szCs w:val="20"/>
              </w:rPr>
              <w:t>xiliar a gestão das disciplinas pelos professores e o acesso dos dados acadêmicos e financeiros dos alunos</w:t>
            </w:r>
          </w:p>
        </w:tc>
      </w:tr>
      <w:tr w:rsidR="16EEEB8B" w:rsidTr="33237FF3" w14:paraId="192B7F16">
        <w:trPr>
          <w:trHeight w:val="300"/>
        </w:trPr>
        <w:tc>
          <w:tcPr>
            <w:tcW w:w="2076" w:type="dxa"/>
            <w:tcMar/>
          </w:tcPr>
          <w:p w:rsidR="36D0E3AC" w:rsidP="16EEEB8B" w:rsidRDefault="36D0E3AC" w14:paraId="115ED57B" w14:textId="246408B5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36D0E3AC">
              <w:rPr>
                <w:sz w:val="20"/>
                <w:szCs w:val="20"/>
              </w:rPr>
              <w:t>Aplicativo Minha Uniarp</w:t>
            </w:r>
          </w:p>
        </w:tc>
        <w:tc>
          <w:tcPr>
            <w:tcW w:w="1694" w:type="dxa"/>
            <w:tcMar/>
          </w:tcPr>
          <w:p w:rsidR="3B8C6AEA" w:rsidP="16EEEB8B" w:rsidRDefault="3B8C6AEA" w14:paraId="6CCCCC67" w14:textId="45EB3CCA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3B8C6AEA">
              <w:rPr>
                <w:sz w:val="20"/>
                <w:szCs w:val="20"/>
              </w:rPr>
              <w:t>T</w:t>
            </w:r>
            <w:r w:rsidRPr="16EEEB8B" w:rsidR="36D0E3AC">
              <w:rPr>
                <w:sz w:val="20"/>
                <w:szCs w:val="20"/>
              </w:rPr>
              <w:t>otvs</w:t>
            </w:r>
          </w:p>
        </w:tc>
        <w:tc>
          <w:tcPr>
            <w:tcW w:w="2835" w:type="dxa"/>
            <w:tcMar/>
          </w:tcPr>
          <w:p w:rsidR="752ED2C8" w:rsidP="16EEEB8B" w:rsidRDefault="752ED2C8" w14:paraId="4B243CE9" w14:textId="1282FC22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752ED2C8">
              <w:rPr>
                <w:sz w:val="20"/>
                <w:szCs w:val="20"/>
              </w:rPr>
              <w:t>Coordenadores de curso</w:t>
            </w:r>
          </w:p>
          <w:p w:rsidR="752ED2C8" w:rsidP="16EEEB8B" w:rsidRDefault="752ED2C8" w14:paraId="00BAF089" w14:textId="1337D63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752ED2C8">
              <w:rPr>
                <w:sz w:val="20"/>
                <w:szCs w:val="20"/>
              </w:rPr>
              <w:t>Professores</w:t>
            </w:r>
          </w:p>
          <w:p w:rsidR="752ED2C8" w:rsidP="16EEEB8B" w:rsidRDefault="752ED2C8" w14:paraId="7A83D3F2" w14:textId="74C076C8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752ED2C8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="752ED2C8" w:rsidP="16EEEB8B" w:rsidRDefault="752ED2C8" w14:paraId="6688604C" w14:textId="4FB231A1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752ED2C8">
              <w:rPr>
                <w:sz w:val="20"/>
                <w:szCs w:val="20"/>
              </w:rPr>
              <w:t>Gerenciamento da</w:t>
            </w:r>
            <w:r w:rsidRPr="16EEEB8B" w:rsidR="7495F191">
              <w:rPr>
                <w:sz w:val="20"/>
                <w:szCs w:val="20"/>
              </w:rPr>
              <w:t xml:space="preserve"> comunicação da </w:t>
            </w:r>
            <w:r w:rsidRPr="16EEEB8B" w:rsidR="752ED2C8">
              <w:rPr>
                <w:sz w:val="20"/>
                <w:szCs w:val="20"/>
              </w:rPr>
              <w:t>Instituição com os seus estudantes (avisos e informações acadêmicas e financeiras)</w:t>
            </w:r>
          </w:p>
        </w:tc>
      </w:tr>
      <w:tr w:rsidR="16EEEB8B" w:rsidTr="33237FF3" w14:paraId="7469F273">
        <w:trPr>
          <w:trHeight w:val="300"/>
        </w:trPr>
        <w:tc>
          <w:tcPr>
            <w:tcW w:w="2076" w:type="dxa"/>
            <w:tcMar/>
          </w:tcPr>
          <w:p w:rsidR="417CA7E3" w:rsidP="16EEEB8B" w:rsidRDefault="417CA7E3" w14:paraId="3E8F21CA" w14:textId="2132DAA4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417CA7E3">
              <w:rPr>
                <w:sz w:val="20"/>
                <w:szCs w:val="20"/>
              </w:rPr>
              <w:t>Aplicativo Meu RH</w:t>
            </w:r>
          </w:p>
        </w:tc>
        <w:tc>
          <w:tcPr>
            <w:tcW w:w="1694" w:type="dxa"/>
            <w:tcMar/>
          </w:tcPr>
          <w:p w:rsidR="417CA7E3" w:rsidP="16EEEB8B" w:rsidRDefault="417CA7E3" w14:paraId="00845F1F" w14:textId="15BB7473">
            <w:pPr>
              <w:pStyle w:val="Normal"/>
              <w:spacing w:line="240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RPr="16EEEB8B" w:rsidR="417CA7E3">
              <w:rPr>
                <w:sz w:val="20"/>
                <w:szCs w:val="20"/>
              </w:rPr>
              <w:t>Totvs</w:t>
            </w:r>
          </w:p>
        </w:tc>
        <w:tc>
          <w:tcPr>
            <w:tcW w:w="2835" w:type="dxa"/>
            <w:tcMar/>
          </w:tcPr>
          <w:p w:rsidR="4AEDD7EA" w:rsidP="16EEEB8B" w:rsidRDefault="4AEDD7EA" w14:paraId="224F1F8F" w14:textId="1282FC22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4AEDD7EA">
              <w:rPr>
                <w:sz w:val="20"/>
                <w:szCs w:val="20"/>
              </w:rPr>
              <w:t>Coordenadores de curso</w:t>
            </w:r>
          </w:p>
          <w:p w:rsidR="4AEDD7EA" w:rsidP="16EEEB8B" w:rsidRDefault="4AEDD7EA" w14:paraId="0C51E15A" w14:textId="1337D63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4AEDD7EA">
              <w:rPr>
                <w:sz w:val="20"/>
                <w:szCs w:val="20"/>
              </w:rPr>
              <w:t>Professores</w:t>
            </w:r>
          </w:p>
          <w:p w:rsidR="4AEDD7EA" w:rsidP="16EEEB8B" w:rsidRDefault="4AEDD7EA" w14:paraId="32990EAE" w14:textId="74C076C8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4AEDD7EA">
              <w:rPr>
                <w:sz w:val="20"/>
                <w:szCs w:val="20"/>
              </w:rPr>
              <w:t>Alunos</w:t>
            </w:r>
          </w:p>
          <w:p w:rsidR="4AEDD7EA" w:rsidP="16EEEB8B" w:rsidRDefault="4AEDD7EA" w14:paraId="510312E6" w14:textId="658077A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4AEDD7EA">
              <w:rPr>
                <w:sz w:val="20"/>
                <w:szCs w:val="20"/>
              </w:rPr>
              <w:t>Funcionários técnico-administrativos</w:t>
            </w:r>
          </w:p>
        </w:tc>
        <w:tc>
          <w:tcPr>
            <w:tcW w:w="2456" w:type="dxa"/>
            <w:tcMar/>
          </w:tcPr>
          <w:p w:rsidR="4AEDD7EA" w:rsidP="16EEEB8B" w:rsidRDefault="4AEDD7EA" w14:paraId="6DFC15CD" w14:textId="33117FE7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4AEDD7EA">
              <w:rPr>
                <w:sz w:val="20"/>
                <w:szCs w:val="20"/>
              </w:rPr>
              <w:t>Gerenciamento da</w:t>
            </w:r>
            <w:r w:rsidRPr="16EEEB8B" w:rsidR="7588B75C">
              <w:rPr>
                <w:sz w:val="20"/>
                <w:szCs w:val="20"/>
              </w:rPr>
              <w:t xml:space="preserve"> comunicação da Instituição com seus </w:t>
            </w:r>
            <w:r w:rsidRPr="16EEEB8B" w:rsidR="7588B75C">
              <w:rPr>
                <w:sz w:val="20"/>
                <w:szCs w:val="20"/>
              </w:rPr>
              <w:t>colaboradores</w:t>
            </w:r>
          </w:p>
        </w:tc>
      </w:tr>
      <w:tr w:rsidRPr="005414BB" w:rsidR="00C53097" w:rsidTr="33237FF3" w14:paraId="72DBB4A7" w14:textId="77777777">
        <w:tc>
          <w:tcPr>
            <w:tcW w:w="2076" w:type="dxa"/>
            <w:tcMar/>
          </w:tcPr>
          <w:p w:rsidR="00C53097" w:rsidP="004B41C4" w:rsidRDefault="00C53097" w14:paraId="02899146" w14:textId="43DB719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2F860D6B">
              <w:rPr>
                <w:sz w:val="20"/>
                <w:szCs w:val="20"/>
              </w:rPr>
              <w:t>Plataforma Rubeus</w:t>
            </w:r>
          </w:p>
        </w:tc>
        <w:tc>
          <w:tcPr>
            <w:tcW w:w="1694" w:type="dxa"/>
            <w:tcMar/>
          </w:tcPr>
          <w:p w:rsidRPr="005414BB" w:rsidR="00C53097" w:rsidP="2B8EA37F" w:rsidRDefault="00C53097" w14:paraId="7296E219" w14:textId="1E55322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54E1D3E2">
              <w:rPr>
                <w:sz w:val="20"/>
                <w:szCs w:val="20"/>
              </w:rPr>
              <w:t>Rubeus</w:t>
            </w:r>
          </w:p>
        </w:tc>
        <w:tc>
          <w:tcPr>
            <w:tcW w:w="2835" w:type="dxa"/>
            <w:tcMar/>
          </w:tcPr>
          <w:p w:rsidRPr="005414BB" w:rsidR="00C53097" w:rsidP="004B41C4" w:rsidRDefault="00C53097" w14:paraId="216CD7B7" w14:textId="598A9E8F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49B7BA8E">
              <w:rPr>
                <w:sz w:val="20"/>
                <w:szCs w:val="20"/>
              </w:rPr>
              <w:t>Setor de marketing</w:t>
            </w:r>
          </w:p>
        </w:tc>
        <w:tc>
          <w:tcPr>
            <w:tcW w:w="2456" w:type="dxa"/>
            <w:tcMar/>
          </w:tcPr>
          <w:p w:rsidRPr="005414BB" w:rsidR="00C53097" w:rsidP="004B41C4" w:rsidRDefault="00C53097" w14:paraId="679C50FC" w14:textId="469E255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49B7BA8E">
              <w:rPr>
                <w:sz w:val="20"/>
                <w:szCs w:val="20"/>
              </w:rPr>
              <w:t>Gerenciamento do relacionamento com clientes (alunos) e captação</w:t>
            </w:r>
          </w:p>
        </w:tc>
      </w:tr>
      <w:tr w:rsidR="16EEEB8B" w:rsidTr="33237FF3" w14:paraId="05E5B14F">
        <w:trPr>
          <w:trHeight w:val="300"/>
        </w:trPr>
        <w:tc>
          <w:tcPr>
            <w:tcW w:w="2076" w:type="dxa"/>
            <w:tcMar/>
          </w:tcPr>
          <w:p w:rsidR="49B7BA8E" w:rsidP="16EEEB8B" w:rsidRDefault="49B7BA8E" w14:paraId="6E47FA0E" w14:textId="121A5D9C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49B7BA8E">
              <w:rPr>
                <w:sz w:val="20"/>
                <w:szCs w:val="20"/>
              </w:rPr>
              <w:t>Kairos</w:t>
            </w:r>
          </w:p>
        </w:tc>
        <w:tc>
          <w:tcPr>
            <w:tcW w:w="1694" w:type="dxa"/>
            <w:tcMar/>
          </w:tcPr>
          <w:p w:rsidR="49B7BA8E" w:rsidP="16EEEB8B" w:rsidRDefault="49B7BA8E" w14:paraId="5E48B1F3" w14:textId="752FBC7E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49B7BA8E">
              <w:rPr>
                <w:sz w:val="20"/>
                <w:szCs w:val="20"/>
              </w:rPr>
              <w:t>Dimep</w:t>
            </w:r>
          </w:p>
        </w:tc>
        <w:tc>
          <w:tcPr>
            <w:tcW w:w="2835" w:type="dxa"/>
            <w:tcMar/>
          </w:tcPr>
          <w:p w:rsidR="49B7BA8E" w:rsidP="16EEEB8B" w:rsidRDefault="49B7BA8E" w14:paraId="5CCF585F" w14:textId="054453C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49B7BA8E">
              <w:rPr>
                <w:sz w:val="20"/>
                <w:szCs w:val="20"/>
              </w:rPr>
              <w:t xml:space="preserve">Todos os funcionários da </w:t>
            </w:r>
            <w:r w:rsidRPr="16EEEB8B" w:rsidR="49B7BA8E">
              <w:rPr>
                <w:sz w:val="20"/>
                <w:szCs w:val="20"/>
              </w:rPr>
              <w:t>In</w:t>
            </w:r>
            <w:r w:rsidRPr="16EEEB8B" w:rsidR="74ABB8FF">
              <w:rPr>
                <w:sz w:val="20"/>
                <w:szCs w:val="20"/>
              </w:rPr>
              <w:t>s</w:t>
            </w:r>
            <w:r w:rsidRPr="16EEEB8B" w:rsidR="49B7BA8E">
              <w:rPr>
                <w:sz w:val="20"/>
                <w:szCs w:val="20"/>
              </w:rPr>
              <w:t>tituição</w:t>
            </w:r>
          </w:p>
        </w:tc>
        <w:tc>
          <w:tcPr>
            <w:tcW w:w="2456" w:type="dxa"/>
            <w:tcMar/>
          </w:tcPr>
          <w:p w:rsidR="49B7BA8E" w:rsidP="16EEEB8B" w:rsidRDefault="49B7BA8E" w14:paraId="10BA7828" w14:textId="0F0F3031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49B7BA8E">
              <w:rPr>
                <w:sz w:val="20"/>
                <w:szCs w:val="20"/>
              </w:rPr>
              <w:t>Coleta de registros de batidas de pontos de funcionários</w:t>
            </w:r>
          </w:p>
        </w:tc>
      </w:tr>
      <w:tr w:rsidR="16EEEB8B" w:rsidTr="33237FF3" w14:paraId="189A9448">
        <w:trPr>
          <w:trHeight w:val="300"/>
        </w:trPr>
        <w:tc>
          <w:tcPr>
            <w:tcW w:w="2076" w:type="dxa"/>
            <w:tcMar/>
          </w:tcPr>
          <w:p w:rsidR="00086BC3" w:rsidP="16EEEB8B" w:rsidRDefault="00086BC3" w14:paraId="51C59D9B" w14:textId="568A39DF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00086BC3">
              <w:rPr>
                <w:sz w:val="20"/>
                <w:szCs w:val="20"/>
              </w:rPr>
              <w:t>DocXpress</w:t>
            </w:r>
          </w:p>
        </w:tc>
        <w:tc>
          <w:tcPr>
            <w:tcW w:w="1694" w:type="dxa"/>
            <w:tcMar/>
          </w:tcPr>
          <w:p w:rsidR="00086BC3" w:rsidP="16EEEB8B" w:rsidRDefault="00086BC3" w14:paraId="0B38A781" w14:textId="15758D74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00086BC3">
              <w:rPr>
                <w:sz w:val="20"/>
                <w:szCs w:val="20"/>
              </w:rPr>
              <w:t>Debarry</w:t>
            </w:r>
          </w:p>
        </w:tc>
        <w:tc>
          <w:tcPr>
            <w:tcW w:w="2835" w:type="dxa"/>
            <w:tcMar/>
          </w:tcPr>
          <w:p w:rsidR="72A115BB" w:rsidP="16EEEB8B" w:rsidRDefault="72A115BB" w14:paraId="5846D2F3" w14:textId="35CBD60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72A115BB">
              <w:rPr>
                <w:sz w:val="20"/>
                <w:szCs w:val="20"/>
              </w:rPr>
              <w:t>Secretaria acadêmica</w:t>
            </w:r>
          </w:p>
        </w:tc>
        <w:tc>
          <w:tcPr>
            <w:tcW w:w="2456" w:type="dxa"/>
            <w:tcMar/>
          </w:tcPr>
          <w:p w:rsidR="00086BC3" w:rsidP="16EEEB8B" w:rsidRDefault="00086BC3" w14:paraId="5297B836" w14:textId="1904F0CE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00086BC3">
              <w:rPr>
                <w:sz w:val="20"/>
                <w:szCs w:val="20"/>
              </w:rPr>
              <w:t xml:space="preserve">Ferramenta para </w:t>
            </w:r>
            <w:r w:rsidRPr="16EEEB8B" w:rsidR="00086BC3">
              <w:rPr>
                <w:sz w:val="20"/>
                <w:szCs w:val="20"/>
              </w:rPr>
              <w:t>digitalização e gerenciamento de documentos digitais (GED)</w:t>
            </w:r>
          </w:p>
        </w:tc>
      </w:tr>
      <w:tr w:rsidR="16EEEB8B" w:rsidTr="33237FF3" w14:paraId="747022B1">
        <w:trPr>
          <w:trHeight w:val="300"/>
        </w:trPr>
        <w:tc>
          <w:tcPr>
            <w:tcW w:w="2076" w:type="dxa"/>
            <w:tcMar/>
          </w:tcPr>
          <w:p w:rsidR="00086BC3" w:rsidP="16EEEB8B" w:rsidRDefault="00086BC3" w14:paraId="63ECFC2D" w14:textId="6951DEE1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00086BC3">
              <w:rPr>
                <w:sz w:val="20"/>
                <w:szCs w:val="20"/>
              </w:rPr>
              <w:t>Diplomax</w:t>
            </w:r>
          </w:p>
        </w:tc>
        <w:tc>
          <w:tcPr>
            <w:tcW w:w="1694" w:type="dxa"/>
            <w:tcMar/>
          </w:tcPr>
          <w:p w:rsidR="00086BC3" w:rsidP="16EEEB8B" w:rsidRDefault="00086BC3" w14:paraId="38FCCCB5" w14:textId="35520A2F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00086BC3">
              <w:rPr>
                <w:sz w:val="20"/>
                <w:szCs w:val="20"/>
              </w:rPr>
              <w:t>Debarry</w:t>
            </w:r>
          </w:p>
        </w:tc>
        <w:tc>
          <w:tcPr>
            <w:tcW w:w="2835" w:type="dxa"/>
            <w:tcMar/>
          </w:tcPr>
          <w:p w:rsidR="583D17F6" w:rsidP="16EEEB8B" w:rsidRDefault="583D17F6" w14:paraId="41EBF4E3" w14:textId="408ED362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583D17F6">
              <w:rPr>
                <w:sz w:val="20"/>
                <w:szCs w:val="20"/>
              </w:rPr>
              <w:t>Secretaria acadêmica</w:t>
            </w:r>
          </w:p>
        </w:tc>
        <w:tc>
          <w:tcPr>
            <w:tcW w:w="2456" w:type="dxa"/>
            <w:tcMar/>
          </w:tcPr>
          <w:p w:rsidR="583D17F6" w:rsidP="16EEEB8B" w:rsidRDefault="583D17F6" w14:paraId="2FA0B618" w14:textId="5344E767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583D17F6">
              <w:rPr>
                <w:sz w:val="20"/>
                <w:szCs w:val="20"/>
              </w:rPr>
              <w:t>Solução de emissão e gestão de diplomas e certificados digitais, atendendo às exigências legais e normativas do Ministério da Educação (MEC)</w:t>
            </w:r>
          </w:p>
        </w:tc>
      </w:tr>
      <w:tr w:rsidRPr="005414BB" w:rsidR="00C53097" w:rsidTr="33237FF3" w14:paraId="14096AE5" w14:textId="77777777">
        <w:tc>
          <w:tcPr>
            <w:tcW w:w="2076" w:type="dxa"/>
            <w:tcMar/>
          </w:tcPr>
          <w:p w:rsidR="00C53097" w:rsidP="004B41C4" w:rsidRDefault="00C53097" w14:paraId="5E63CA64" w14:textId="597E3A0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549F54D5">
              <w:rPr>
                <w:sz w:val="20"/>
                <w:szCs w:val="20"/>
              </w:rPr>
              <w:t>WorkChat</w:t>
            </w:r>
          </w:p>
        </w:tc>
        <w:tc>
          <w:tcPr>
            <w:tcW w:w="1694" w:type="dxa"/>
            <w:tcMar/>
          </w:tcPr>
          <w:p w:rsidRPr="005414BB" w:rsidR="00C53097" w:rsidP="2B8EA37F" w:rsidRDefault="00C53097" w14:paraId="35584F3F" w14:textId="0B4CAAC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549F54D5">
              <w:rPr>
                <w:sz w:val="20"/>
                <w:szCs w:val="20"/>
              </w:rPr>
              <w:t>Worknow</w:t>
            </w:r>
          </w:p>
        </w:tc>
        <w:tc>
          <w:tcPr>
            <w:tcW w:w="2835" w:type="dxa"/>
            <w:tcMar/>
          </w:tcPr>
          <w:p w:rsidRPr="005414BB" w:rsidR="00C53097" w:rsidP="004B41C4" w:rsidRDefault="00C53097" w14:paraId="17E4F377" w14:textId="334B37B8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6EEEB8B" w:rsidR="549F54D5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Pr="005414BB" w:rsidR="00C53097" w:rsidP="004B41C4" w:rsidRDefault="00C53097" w14:paraId="455CCBF6" w14:textId="132CA80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549F54D5">
              <w:rPr>
                <w:sz w:val="20"/>
                <w:szCs w:val="20"/>
              </w:rPr>
              <w:t>Plataforma de atendimento e automação via whatsapp</w:t>
            </w:r>
          </w:p>
        </w:tc>
      </w:tr>
      <w:tr w:rsidR="283258D8" w:rsidTr="33237FF3" w14:paraId="7EEC8629">
        <w:trPr>
          <w:trHeight w:val="300"/>
        </w:trPr>
        <w:tc>
          <w:tcPr>
            <w:tcW w:w="2076" w:type="dxa"/>
            <w:tcMar/>
          </w:tcPr>
          <w:p w:rsidR="7265589B" w:rsidP="283258D8" w:rsidRDefault="7265589B" w14:paraId="70586AF4" w14:textId="4337B8C6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83258D8" w:rsidR="7265589B">
              <w:rPr>
                <w:sz w:val="20"/>
                <w:szCs w:val="20"/>
              </w:rPr>
              <w:t>WorkAlove</w:t>
            </w:r>
          </w:p>
        </w:tc>
        <w:tc>
          <w:tcPr>
            <w:tcW w:w="1694" w:type="dxa"/>
            <w:tcMar/>
          </w:tcPr>
          <w:p w:rsidR="283258D8" w:rsidP="283258D8" w:rsidRDefault="283258D8" w14:paraId="5C8238EE" w14:textId="7800967E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33237FF3" w:rsidR="7737D66F">
              <w:rPr>
                <w:sz w:val="20"/>
                <w:szCs w:val="20"/>
              </w:rPr>
              <w:t>WorkAlove EdTEch</w:t>
            </w:r>
          </w:p>
        </w:tc>
        <w:tc>
          <w:tcPr>
            <w:tcW w:w="2835" w:type="dxa"/>
            <w:tcMar/>
          </w:tcPr>
          <w:p w:rsidR="7265589B" w:rsidP="283258D8" w:rsidRDefault="7265589B" w14:paraId="3F3D1DB8" w14:textId="061A9D2E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35BA2B0" w:rsidR="7265589B">
              <w:rPr>
                <w:sz w:val="20"/>
                <w:szCs w:val="20"/>
              </w:rPr>
              <w:t>Alunos</w:t>
            </w:r>
          </w:p>
          <w:p w:rsidR="7265589B" w:rsidP="283258D8" w:rsidRDefault="7265589B" w14:paraId="16231DD1" w14:textId="051F5EC3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135BA2B0" w:rsidR="7265589B">
              <w:rPr>
                <w:sz w:val="20"/>
                <w:szCs w:val="20"/>
              </w:rPr>
              <w:t>Setor de Marketing</w:t>
            </w:r>
          </w:p>
        </w:tc>
        <w:tc>
          <w:tcPr>
            <w:tcW w:w="2456" w:type="dxa"/>
            <w:tcMar/>
          </w:tcPr>
          <w:p w:rsidR="7265589B" w:rsidP="283258D8" w:rsidRDefault="7265589B" w14:paraId="7CBB8FE6" w14:textId="776B44C9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35BA2B0" w:rsidR="7265589B">
              <w:rPr>
                <w:sz w:val="20"/>
                <w:szCs w:val="20"/>
              </w:rPr>
              <w:t>Plataforma</w:t>
            </w:r>
            <w:r w:rsidRPr="135BA2B0" w:rsidR="7265589B">
              <w:rPr>
                <w:sz w:val="20"/>
                <w:szCs w:val="20"/>
              </w:rPr>
              <w:t xml:space="preserve"> de gestão de carreira dos acadêmicos</w:t>
            </w:r>
          </w:p>
        </w:tc>
      </w:tr>
      <w:tr w:rsidRPr="005414BB" w:rsidR="00C53097" w:rsidTr="33237FF3" w14:paraId="64ACB401" w14:textId="77777777">
        <w:tc>
          <w:tcPr>
            <w:tcW w:w="2076" w:type="dxa"/>
            <w:tcMar/>
          </w:tcPr>
          <w:p w:rsidR="00C53097" w:rsidP="004B41C4" w:rsidRDefault="00C53097" w14:paraId="5B0095BF" w14:textId="17EC08F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71C47819">
              <w:rPr>
                <w:sz w:val="20"/>
                <w:szCs w:val="20"/>
              </w:rPr>
              <w:t>Suricato</w:t>
            </w:r>
          </w:p>
        </w:tc>
        <w:tc>
          <w:tcPr>
            <w:tcW w:w="1694" w:type="dxa"/>
            <w:tcMar/>
          </w:tcPr>
          <w:p w:rsidRPr="005414BB" w:rsidR="00C53097" w:rsidP="2B8EA37F" w:rsidRDefault="00C53097" w14:paraId="407D9C2D" w14:textId="03A5207C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42AE8C36">
              <w:rPr>
                <w:sz w:val="20"/>
                <w:szCs w:val="20"/>
              </w:rPr>
              <w:t>Telemática</w:t>
            </w:r>
          </w:p>
        </w:tc>
        <w:tc>
          <w:tcPr>
            <w:tcW w:w="2835" w:type="dxa"/>
            <w:tcMar/>
          </w:tcPr>
          <w:p w:rsidRPr="005414BB" w:rsidR="00C53097" w:rsidP="16EEEB8B" w:rsidRDefault="00C53097" w14:paraId="1E2CBC97" w14:textId="6778A85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42AE8C36">
              <w:rPr>
                <w:sz w:val="20"/>
                <w:szCs w:val="20"/>
              </w:rPr>
              <w:t>Funcionários técnico-administrativos</w:t>
            </w:r>
          </w:p>
          <w:p w:rsidRPr="005414BB" w:rsidR="00C53097" w:rsidP="16EEEB8B" w:rsidRDefault="00C53097" w14:paraId="0DF66FC9" w14:textId="646AFC0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42AE8C36">
              <w:rPr>
                <w:sz w:val="20"/>
                <w:szCs w:val="20"/>
              </w:rPr>
              <w:t>Coordenadores de curso</w:t>
            </w:r>
          </w:p>
          <w:p w:rsidRPr="005414BB" w:rsidR="00C53097" w:rsidP="16EEEB8B" w:rsidRDefault="00C53097" w14:paraId="30EF7D8B" w14:textId="4F5997A3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42AE8C36">
              <w:rPr>
                <w:sz w:val="20"/>
                <w:szCs w:val="20"/>
              </w:rPr>
              <w:t>Professores</w:t>
            </w:r>
          </w:p>
          <w:p w:rsidRPr="005414BB" w:rsidR="00C53097" w:rsidP="16EEEB8B" w:rsidRDefault="00C53097" w14:paraId="2DDD3162" w14:textId="68DDFCF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4"/>
                <w:szCs w:val="24"/>
              </w:rPr>
            </w:pPr>
            <w:r w:rsidRPr="16EEEB8B" w:rsidR="42AE8C36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Pr="005414BB" w:rsidR="00C53097" w:rsidP="004B41C4" w:rsidRDefault="00C53097" w14:paraId="19BC3793" w14:textId="6123D90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42AE8C36">
              <w:rPr>
                <w:sz w:val="20"/>
                <w:szCs w:val="20"/>
              </w:rPr>
              <w:t>Plataforma integrada de gestão de segurança e controle de acesso</w:t>
            </w:r>
          </w:p>
        </w:tc>
      </w:tr>
      <w:tr w:rsidR="2B8EA37F" w:rsidTr="33237FF3" w14:paraId="65F93FF2">
        <w:trPr>
          <w:trHeight w:val="300"/>
        </w:trPr>
        <w:tc>
          <w:tcPr>
            <w:tcW w:w="2076" w:type="dxa"/>
            <w:tcMar/>
          </w:tcPr>
          <w:p w:rsidR="3EA9B1FC" w:rsidP="2B8EA37F" w:rsidRDefault="3EA9B1FC" w14:paraId="712642C4" w14:textId="2E33DCC1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466E91EF">
              <w:rPr>
                <w:sz w:val="20"/>
                <w:szCs w:val="20"/>
              </w:rPr>
              <w:t>SmartCount</w:t>
            </w:r>
            <w:r w:rsidRPr="16EEEB8B" w:rsidR="6DCC824C">
              <w:rPr>
                <w:sz w:val="20"/>
                <w:szCs w:val="20"/>
              </w:rPr>
              <w:t xml:space="preserve">/ </w:t>
            </w:r>
            <w:r w:rsidRPr="16EEEB8B" w:rsidR="6DCC824C">
              <w:rPr>
                <w:sz w:val="20"/>
                <w:szCs w:val="20"/>
              </w:rPr>
              <w:t>SafePrint</w:t>
            </w:r>
          </w:p>
        </w:tc>
        <w:tc>
          <w:tcPr>
            <w:tcW w:w="1694" w:type="dxa"/>
            <w:tcMar/>
          </w:tcPr>
          <w:p w:rsidR="2B8EA37F" w:rsidP="2B8EA37F" w:rsidRDefault="2B8EA37F" w14:paraId="04CE3ACA" w14:textId="2A42678B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38AC37A3">
              <w:rPr>
                <w:sz w:val="20"/>
                <w:szCs w:val="20"/>
              </w:rPr>
              <w:t>Selbetti</w:t>
            </w:r>
          </w:p>
        </w:tc>
        <w:tc>
          <w:tcPr>
            <w:tcW w:w="2835" w:type="dxa"/>
            <w:tcMar/>
          </w:tcPr>
          <w:p w:rsidR="2B8EA37F" w:rsidP="16EEEB8B" w:rsidRDefault="2B8EA37F" w14:paraId="711A007A" w14:textId="6778A85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38AC37A3">
              <w:rPr>
                <w:sz w:val="20"/>
                <w:szCs w:val="20"/>
              </w:rPr>
              <w:t>Funcionários técnico-administrativos</w:t>
            </w:r>
          </w:p>
          <w:p w:rsidR="2B8EA37F" w:rsidP="16EEEB8B" w:rsidRDefault="2B8EA37F" w14:paraId="27694161" w14:textId="646AFC0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38AC37A3">
              <w:rPr>
                <w:sz w:val="20"/>
                <w:szCs w:val="20"/>
              </w:rPr>
              <w:t>Coordenadores de curso</w:t>
            </w:r>
          </w:p>
          <w:p w:rsidR="2B8EA37F" w:rsidP="16EEEB8B" w:rsidRDefault="2B8EA37F" w14:paraId="30D147C1" w14:textId="4F5997A3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38AC37A3">
              <w:rPr>
                <w:sz w:val="20"/>
                <w:szCs w:val="20"/>
              </w:rPr>
              <w:t>Professores</w:t>
            </w:r>
          </w:p>
          <w:p w:rsidR="2B8EA37F" w:rsidP="16EEEB8B" w:rsidRDefault="2B8EA37F" w14:paraId="201A8A5D" w14:textId="351E0DA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4"/>
                <w:szCs w:val="24"/>
              </w:rPr>
            </w:pPr>
            <w:r w:rsidRPr="16EEEB8B" w:rsidR="38AC37A3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="2B8EA37F" w:rsidP="2B8EA37F" w:rsidRDefault="2B8EA37F" w14:paraId="1CFF54AD" w14:textId="3EF2545F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38AC37A3">
              <w:rPr>
                <w:sz w:val="20"/>
                <w:szCs w:val="20"/>
              </w:rPr>
              <w:t>Gestão de impressões e impressoras</w:t>
            </w:r>
          </w:p>
        </w:tc>
      </w:tr>
      <w:tr w:rsidR="16EEEB8B" w:rsidTr="33237FF3" w14:paraId="161D5991">
        <w:trPr>
          <w:trHeight w:val="300"/>
        </w:trPr>
        <w:tc>
          <w:tcPr>
            <w:tcW w:w="2076" w:type="dxa"/>
            <w:tcMar/>
          </w:tcPr>
          <w:p w:rsidR="5BE50EF6" w:rsidP="16EEEB8B" w:rsidRDefault="5BE50EF6" w14:paraId="02F2ECA1" w14:textId="2189E7DF">
            <w:pPr>
              <w:pStyle w:val="Normal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 w:rsidRPr="16EEEB8B" w:rsidR="5BE50EF6">
              <w:rPr>
                <w:sz w:val="20"/>
                <w:szCs w:val="20"/>
              </w:rPr>
              <w:t>Minha Biblioteca</w:t>
            </w:r>
          </w:p>
        </w:tc>
        <w:tc>
          <w:tcPr>
            <w:tcW w:w="1694" w:type="dxa"/>
            <w:tcMar/>
          </w:tcPr>
          <w:p w:rsidR="5BE50EF6" w:rsidP="16EEEB8B" w:rsidRDefault="5BE50EF6" w14:paraId="55BD29A2" w14:textId="6661740C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5BE50EF6">
              <w:rPr>
                <w:sz w:val="20"/>
                <w:szCs w:val="20"/>
              </w:rPr>
              <w:t>Grupo A</w:t>
            </w:r>
          </w:p>
        </w:tc>
        <w:tc>
          <w:tcPr>
            <w:tcW w:w="2835" w:type="dxa"/>
            <w:tcMar/>
          </w:tcPr>
          <w:p w:rsidR="2533EC21" w:rsidP="16EEEB8B" w:rsidRDefault="2533EC21" w14:paraId="30DC4B5B" w14:textId="44F9341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2533EC21">
              <w:rPr>
                <w:sz w:val="20"/>
                <w:szCs w:val="20"/>
              </w:rPr>
              <w:t>Coordenadores de Curso</w:t>
            </w:r>
          </w:p>
          <w:p w:rsidR="2533EC21" w:rsidP="16EEEB8B" w:rsidRDefault="2533EC21" w14:paraId="1274475A" w14:textId="5BF6220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2533EC21">
              <w:rPr>
                <w:sz w:val="20"/>
                <w:szCs w:val="20"/>
              </w:rPr>
              <w:t>Professores</w:t>
            </w:r>
          </w:p>
          <w:p w:rsidR="2533EC21" w:rsidP="16EEEB8B" w:rsidRDefault="2533EC21" w14:paraId="02C8B868" w14:textId="0772FD74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2533EC21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="2533EC21" w:rsidP="16EEEB8B" w:rsidRDefault="2533EC21" w14:paraId="42B0CBB9" w14:textId="487E40CE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2533EC21">
              <w:rPr>
                <w:sz w:val="20"/>
                <w:szCs w:val="20"/>
              </w:rPr>
              <w:t>Plataforma digital de streaming de livros acadêmicos (biblioteca digital)</w:t>
            </w:r>
          </w:p>
        </w:tc>
      </w:tr>
      <w:tr w:rsidR="2B8EA37F" w:rsidTr="33237FF3" w14:paraId="3DB67A30">
        <w:trPr>
          <w:trHeight w:val="300"/>
        </w:trPr>
        <w:tc>
          <w:tcPr>
            <w:tcW w:w="2076" w:type="dxa"/>
            <w:tcMar/>
          </w:tcPr>
          <w:p w:rsidR="2B8EA37F" w:rsidP="2B8EA37F" w:rsidRDefault="2B8EA37F" w14:paraId="3CEE667D" w14:textId="73BEB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both"/>
            </w:pPr>
            <w:r w:rsidRPr="2B8EA37F" w:rsidR="2B8EA37F">
              <w:rPr>
                <w:sz w:val="20"/>
                <w:szCs w:val="20"/>
              </w:rPr>
              <w:t>GLPI</w:t>
            </w:r>
          </w:p>
        </w:tc>
        <w:tc>
          <w:tcPr>
            <w:tcW w:w="1694" w:type="dxa"/>
            <w:tcMar/>
          </w:tcPr>
          <w:p w:rsidR="2B8EA37F" w:rsidP="2B8EA37F" w:rsidRDefault="2B8EA37F" w14:paraId="3BF182FF" w14:textId="4F24F0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2B8EA37F" w:rsidR="2B8EA37F">
              <w:rPr>
                <w:sz w:val="20"/>
                <w:szCs w:val="20"/>
              </w:rPr>
              <w:t>Teclib</w:t>
            </w:r>
          </w:p>
        </w:tc>
        <w:tc>
          <w:tcPr>
            <w:tcW w:w="2835" w:type="dxa"/>
            <w:tcMar/>
          </w:tcPr>
          <w:p w:rsidR="2B8EA37F" w:rsidP="2B8EA37F" w:rsidRDefault="2B8EA37F" w14:paraId="2D6F42B9" w14:textId="2AF2F56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2B8EA37F" w:rsidR="2B8EA37F">
              <w:rPr>
                <w:sz w:val="20"/>
                <w:szCs w:val="20"/>
              </w:rPr>
              <w:t>Colaboradores</w:t>
            </w:r>
          </w:p>
          <w:p w:rsidR="2B8EA37F" w:rsidP="2B8EA37F" w:rsidRDefault="2B8EA37F" w14:paraId="5CA14422" w14:textId="7C54E798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2B8EA37F" w:rsidR="2B8EA37F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="2B8EA37F" w:rsidP="2B8EA37F" w:rsidRDefault="2B8EA37F" w14:paraId="18E0B7D4" w14:textId="6B3D80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16EEEB8B" w:rsidR="611AB821">
              <w:rPr>
                <w:sz w:val="20"/>
                <w:szCs w:val="20"/>
              </w:rPr>
              <w:t>Gerenciamento de chamados</w:t>
            </w:r>
            <w:r w:rsidRPr="16EEEB8B" w:rsidR="5B7DDA7B">
              <w:rPr>
                <w:sz w:val="20"/>
                <w:szCs w:val="20"/>
              </w:rPr>
              <w:t xml:space="preserve"> (</w:t>
            </w:r>
            <w:r w:rsidRPr="16EEEB8B" w:rsidR="611AB821">
              <w:rPr>
                <w:sz w:val="20"/>
                <w:szCs w:val="20"/>
              </w:rPr>
              <w:t>Helpdesk</w:t>
            </w:r>
            <w:r w:rsidRPr="16EEEB8B" w:rsidR="611AB821">
              <w:rPr>
                <w:sz w:val="20"/>
                <w:szCs w:val="20"/>
              </w:rPr>
              <w:t>/Suporte</w:t>
            </w:r>
            <w:r w:rsidRPr="16EEEB8B" w:rsidR="6D54F264">
              <w:rPr>
                <w:sz w:val="20"/>
                <w:szCs w:val="20"/>
              </w:rPr>
              <w:t>)</w:t>
            </w:r>
            <w:r w:rsidRPr="16EEEB8B" w:rsidR="611AB821">
              <w:rPr>
                <w:sz w:val="20"/>
                <w:szCs w:val="20"/>
              </w:rPr>
              <w:t>.</w:t>
            </w:r>
          </w:p>
        </w:tc>
      </w:tr>
      <w:tr w:rsidR="6F1E321D" w:rsidTr="33237FF3" w14:paraId="236ED2E2">
        <w:trPr>
          <w:trHeight w:val="300"/>
        </w:trPr>
        <w:tc>
          <w:tcPr>
            <w:tcW w:w="2076" w:type="dxa"/>
            <w:tcMar/>
          </w:tcPr>
          <w:p w:rsidR="78AC6B51" w:rsidP="6F1E321D" w:rsidRDefault="78AC6B51" w14:paraId="567E96DF" w14:textId="0B68AB51">
            <w:pPr>
              <w:pStyle w:val="Normal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 w:rsidRPr="16EEEB8B" w:rsidR="7D275B27">
              <w:rPr>
                <w:sz w:val="20"/>
                <w:szCs w:val="20"/>
              </w:rPr>
              <w:t>Plataforma A</w:t>
            </w:r>
            <w:r w:rsidRPr="16EEEB8B" w:rsidR="6CAD18D1">
              <w:rPr>
                <w:sz w:val="20"/>
                <w:szCs w:val="20"/>
              </w:rPr>
              <w:t xml:space="preserve"> (LXP)</w:t>
            </w:r>
          </w:p>
        </w:tc>
        <w:tc>
          <w:tcPr>
            <w:tcW w:w="1694" w:type="dxa"/>
            <w:tcMar/>
          </w:tcPr>
          <w:p w:rsidR="6F1E321D" w:rsidP="6F1E321D" w:rsidRDefault="6F1E321D" w14:paraId="3B2792C7" w14:textId="4E013278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6FE98FFC" w:rsidR="06C79638">
              <w:rPr>
                <w:sz w:val="20"/>
                <w:szCs w:val="20"/>
              </w:rPr>
              <w:t>Grupo A</w:t>
            </w:r>
          </w:p>
        </w:tc>
        <w:tc>
          <w:tcPr>
            <w:tcW w:w="2835" w:type="dxa"/>
            <w:tcMar/>
          </w:tcPr>
          <w:p w:rsidR="6F1E321D" w:rsidP="16EEEB8B" w:rsidRDefault="6F1E321D" w14:paraId="4B8A9BD0" w14:textId="44F9341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173FBDBE">
              <w:rPr>
                <w:sz w:val="20"/>
                <w:szCs w:val="20"/>
              </w:rPr>
              <w:t>Coordenadores de Curso</w:t>
            </w:r>
          </w:p>
          <w:p w:rsidR="6F1E321D" w:rsidP="16EEEB8B" w:rsidRDefault="6F1E321D" w14:paraId="391AD4E9" w14:textId="5BF6220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173FBDBE">
              <w:rPr>
                <w:sz w:val="20"/>
                <w:szCs w:val="20"/>
              </w:rPr>
              <w:t>Professores</w:t>
            </w:r>
          </w:p>
          <w:p w:rsidR="6F1E321D" w:rsidP="16EEEB8B" w:rsidRDefault="6F1E321D" w14:paraId="5F51AA29" w14:textId="7DDC3A0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jc w:val="both"/>
              <w:rPr>
                <w:sz w:val="20"/>
                <w:szCs w:val="20"/>
              </w:rPr>
            </w:pPr>
            <w:r w:rsidRPr="16EEEB8B" w:rsidR="6DE968C2">
              <w:rPr>
                <w:sz w:val="20"/>
                <w:szCs w:val="20"/>
              </w:rPr>
              <w:t>Alunos</w:t>
            </w:r>
          </w:p>
        </w:tc>
        <w:tc>
          <w:tcPr>
            <w:tcW w:w="2456" w:type="dxa"/>
            <w:tcMar/>
          </w:tcPr>
          <w:p w:rsidR="6F1E321D" w:rsidP="6F1E321D" w:rsidRDefault="6F1E321D" w14:paraId="79AF4C06" w14:textId="4129DBCC">
            <w:pPr>
              <w:pStyle w:val="Normal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16EEEB8B" w:rsidR="07B6E911">
              <w:rPr>
                <w:sz w:val="20"/>
                <w:szCs w:val="20"/>
              </w:rPr>
              <w:t xml:space="preserve">Ambiente Virtual de Aprendizagem </w:t>
            </w:r>
            <w:r w:rsidRPr="16EEEB8B" w:rsidR="373DF0CE">
              <w:rPr>
                <w:sz w:val="20"/>
                <w:szCs w:val="20"/>
              </w:rPr>
              <w:t xml:space="preserve">que suporta a oferta de disciplinas presenciais e em </w:t>
            </w:r>
            <w:r w:rsidRPr="16EEEB8B" w:rsidR="373DF0CE">
              <w:rPr>
                <w:sz w:val="20"/>
                <w:szCs w:val="20"/>
              </w:rPr>
              <w:t>EaD</w:t>
            </w:r>
          </w:p>
        </w:tc>
      </w:tr>
    </w:tbl>
    <w:p w:rsidR="00F02A66" w:rsidP="2B8EA37F" w:rsidRDefault="00F02A66" w14:paraId="69ACA6E9" w14:textId="7B8A0C59">
      <w:pPr>
        <w:spacing w:after="240" w:line="240" w:lineRule="auto"/>
        <w:ind w:firstLine="0"/>
        <w:rPr>
          <w:sz w:val="20"/>
          <w:szCs w:val="20"/>
        </w:rPr>
      </w:pPr>
      <w:r w:rsidRPr="2B8EA37F" w:rsidR="00F02A66">
        <w:rPr>
          <w:b w:val="1"/>
          <w:bCs w:val="1"/>
          <w:sz w:val="20"/>
          <w:szCs w:val="20"/>
        </w:rPr>
        <w:t>Fonte:</w:t>
      </w:r>
      <w:r w:rsidRPr="2B8EA37F" w:rsidR="00F02A66">
        <w:rPr>
          <w:sz w:val="20"/>
          <w:szCs w:val="20"/>
        </w:rPr>
        <w:t xml:space="preserve"> Os autores</w:t>
      </w:r>
      <w:r w:rsidRPr="2B8EA37F" w:rsidR="00F02A66">
        <w:rPr>
          <w:sz w:val="20"/>
          <w:szCs w:val="20"/>
        </w:rPr>
        <w:t xml:space="preserve"> (2025)</w:t>
      </w:r>
      <w:r w:rsidRPr="2B8EA37F" w:rsidR="00F02A66">
        <w:rPr>
          <w:sz w:val="20"/>
          <w:szCs w:val="20"/>
        </w:rPr>
        <w:t>.</w:t>
      </w:r>
    </w:p>
    <w:p w:rsidR="2B8EA37F" w:rsidP="2B8EA37F" w:rsidRDefault="2B8EA37F" w14:paraId="39B972AD" w14:textId="50C36E6A">
      <w:pPr>
        <w:spacing w:after="240" w:line="240" w:lineRule="auto"/>
        <w:ind w:firstLine="0"/>
        <w:rPr>
          <w:sz w:val="20"/>
          <w:szCs w:val="20"/>
        </w:rPr>
      </w:pPr>
    </w:p>
    <w:p w:rsidR="00AF7FFD" w:rsidP="007848B7" w:rsidRDefault="00AF7FFD" w14:paraId="2FA72A99" w14:textId="77777777"/>
    <w:p w:rsidR="00E541B8" w:rsidP="007848B7" w:rsidRDefault="00E541B8" w14:paraId="7A72EC40" w14:textId="25DE4A03"/>
    <w:p w:rsidR="00E541B8" w:rsidP="007848B7" w:rsidRDefault="00E541B8" w14:paraId="5BCA2B2E" w14:textId="77777777"/>
    <w:p w:rsidRPr="00015AE8" w:rsidR="002B6A00" w:rsidP="00BE650F" w:rsidRDefault="002B6A00" w14:paraId="16DDE0BC" w14:textId="2736DD1D">
      <w:pPr>
        <w:ind w:left="709"/>
      </w:pPr>
      <w:r w:rsidRPr="00015AE8">
        <w:br w:type="page"/>
      </w:r>
    </w:p>
    <w:p w:rsidRPr="00015AE8" w:rsidR="000C067F" w:rsidP="007D047B" w:rsidRDefault="00531E21" w14:paraId="7469BF63" w14:textId="3F6AB993">
      <w:pPr>
        <w:pStyle w:val="Ttulo1"/>
      </w:pPr>
      <w:bookmarkStart w:name="_Toc1078579192" w:id="1835074873"/>
      <w:r w:rsidR="00531E21">
        <w:rPr/>
        <w:t xml:space="preserve">3 </w:t>
      </w:r>
      <w:r w:rsidR="00E541B8">
        <w:rPr/>
        <w:t>SISTEMAS DESENVOLVIDOS INTERNAMENTE</w:t>
      </w:r>
      <w:bookmarkEnd w:id="1835074873"/>
    </w:p>
    <w:p w:rsidR="003E65AD" w:rsidP="004842E4" w:rsidRDefault="003E65AD" w14:paraId="035F1B36" w14:textId="4F668CAC">
      <w:r w:rsidR="003E65AD">
        <w:rPr/>
        <w:t xml:space="preserve">O Quadro </w:t>
      </w:r>
      <w:r w:rsidR="25D83EA7">
        <w:rPr/>
        <w:t>2</w:t>
      </w:r>
      <w:r w:rsidR="003E65AD">
        <w:rPr/>
        <w:t xml:space="preserve"> apresenta os sistemas e portais desenvolvidos internamente na Instituição.</w:t>
      </w:r>
    </w:p>
    <w:p w:rsidRPr="003E65AD" w:rsidR="00E541B8" w:rsidP="003E65AD" w:rsidRDefault="003E65AD" w14:paraId="1D5AF901" w14:textId="3E34DE0C">
      <w:pPr>
        <w:spacing w:before="240" w:line="240" w:lineRule="auto"/>
        <w:ind w:firstLine="0"/>
        <w:rPr>
          <w:sz w:val="20"/>
          <w:szCs w:val="20"/>
        </w:rPr>
      </w:pPr>
      <w:r w:rsidRPr="2B8EA37F" w:rsidR="003E65AD">
        <w:rPr>
          <w:b w:val="1"/>
          <w:bCs w:val="1"/>
          <w:sz w:val="20"/>
          <w:szCs w:val="20"/>
        </w:rPr>
        <w:t xml:space="preserve">Quadro </w:t>
      </w:r>
      <w:r w:rsidRPr="2B8EA37F" w:rsidR="6F5190A0">
        <w:rPr>
          <w:b w:val="1"/>
          <w:bCs w:val="1"/>
          <w:sz w:val="20"/>
          <w:szCs w:val="20"/>
        </w:rPr>
        <w:t>2</w:t>
      </w:r>
      <w:r w:rsidRPr="2B8EA37F" w:rsidR="003E65AD">
        <w:rPr>
          <w:b w:val="1"/>
          <w:bCs w:val="1"/>
          <w:sz w:val="20"/>
          <w:szCs w:val="20"/>
        </w:rPr>
        <w:t xml:space="preserve"> </w:t>
      </w:r>
      <w:r w:rsidRPr="2B8EA37F" w:rsidR="003E65AD">
        <w:rPr>
          <w:b w:val="1"/>
          <w:bCs w:val="1"/>
          <w:sz w:val="20"/>
          <w:szCs w:val="20"/>
        </w:rPr>
        <w:t>–</w:t>
      </w:r>
      <w:r w:rsidRPr="2B8EA37F" w:rsidR="003E65AD">
        <w:rPr>
          <w:sz w:val="20"/>
          <w:szCs w:val="20"/>
        </w:rPr>
        <w:t xml:space="preserve"> Sistemas e portais desenvolvidos internamente.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1841"/>
        <w:gridCol w:w="2268"/>
        <w:gridCol w:w="2687"/>
      </w:tblGrid>
      <w:tr w:rsidRPr="00194D5D" w:rsidR="00B813FD" w:rsidTr="33237FF3" w14:paraId="0A7EB503" w14:textId="77777777">
        <w:tc>
          <w:tcPr>
            <w:tcW w:w="2265" w:type="dxa"/>
            <w:shd w:val="clear" w:color="auto" w:fill="D9D9D9" w:themeFill="background1" w:themeFillShade="D9"/>
            <w:tcMar/>
            <w:vAlign w:val="center"/>
          </w:tcPr>
          <w:p w:rsidRPr="00194D5D" w:rsidR="00B813FD" w:rsidP="00194D5D" w:rsidRDefault="00B813FD" w14:paraId="09AD7260" w14:textId="66F7DAAE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194D5D">
              <w:rPr>
                <w:b/>
                <w:sz w:val="20"/>
                <w:szCs w:val="20"/>
              </w:rPr>
              <w:t>Sistema</w:t>
            </w:r>
            <w:r w:rsidR="0073024F">
              <w:rPr>
                <w:b/>
                <w:sz w:val="20"/>
                <w:szCs w:val="20"/>
              </w:rPr>
              <w:t>/Portal</w:t>
            </w:r>
          </w:p>
        </w:tc>
        <w:tc>
          <w:tcPr>
            <w:tcW w:w="1841" w:type="dxa"/>
            <w:shd w:val="clear" w:color="auto" w:fill="D9D9D9" w:themeFill="background1" w:themeFillShade="D9"/>
            <w:tcMar/>
            <w:vAlign w:val="center"/>
          </w:tcPr>
          <w:p w:rsidRPr="00194D5D" w:rsidR="00B813FD" w:rsidP="00194D5D" w:rsidRDefault="00B813FD" w14:paraId="5E097170" w14:textId="77FCEAAA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194D5D">
              <w:rPr>
                <w:b/>
                <w:sz w:val="20"/>
                <w:szCs w:val="20"/>
              </w:rPr>
              <w:t>Equipe</w:t>
            </w:r>
          </w:p>
        </w:tc>
        <w:tc>
          <w:tcPr>
            <w:tcW w:w="2268" w:type="dxa"/>
            <w:shd w:val="clear" w:color="auto" w:fill="D9D9D9" w:themeFill="background1" w:themeFillShade="D9"/>
            <w:tcMar/>
            <w:vAlign w:val="center"/>
          </w:tcPr>
          <w:p w:rsidRPr="00194D5D" w:rsidR="00B813FD" w:rsidP="00194D5D" w:rsidRDefault="00B813FD" w14:paraId="2B51C81B" w14:textId="353F0B9F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194D5D">
              <w:rPr>
                <w:b/>
                <w:sz w:val="20"/>
                <w:szCs w:val="20"/>
              </w:rPr>
              <w:t>Usuários</w:t>
            </w:r>
          </w:p>
        </w:tc>
        <w:tc>
          <w:tcPr>
            <w:tcW w:w="2687" w:type="dxa"/>
            <w:shd w:val="clear" w:color="auto" w:fill="D9D9D9" w:themeFill="background1" w:themeFillShade="D9"/>
            <w:tcMar/>
            <w:vAlign w:val="center"/>
          </w:tcPr>
          <w:p w:rsidRPr="00194D5D" w:rsidR="00B813FD" w:rsidP="00194D5D" w:rsidRDefault="00B813FD" w14:paraId="7B76754B" w14:textId="0FBE0D62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194D5D">
              <w:rPr>
                <w:b/>
                <w:sz w:val="20"/>
                <w:szCs w:val="20"/>
              </w:rPr>
              <w:t>Funções</w:t>
            </w:r>
          </w:p>
        </w:tc>
      </w:tr>
      <w:tr w:rsidRPr="005414BB" w:rsidR="005414BB" w:rsidTr="33237FF3" w14:paraId="08DB7160" w14:textId="77777777">
        <w:tc>
          <w:tcPr>
            <w:tcW w:w="2265" w:type="dxa"/>
            <w:tcMar/>
          </w:tcPr>
          <w:p w:rsidRPr="005414BB" w:rsidR="00B813FD" w:rsidP="00B813FD" w:rsidRDefault="00B813FD" w14:paraId="130DB819" w14:textId="5F5B7F1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Portal de Ensino</w:t>
            </w:r>
          </w:p>
        </w:tc>
        <w:tc>
          <w:tcPr>
            <w:tcW w:w="1841" w:type="dxa"/>
            <w:tcMar/>
          </w:tcPr>
          <w:p w:rsidRPr="005414BB" w:rsidR="00B813FD" w:rsidP="00B813FD" w:rsidRDefault="00B813FD" w14:paraId="5FA37B6E" w14:textId="59296B1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Marcelo</w:t>
            </w:r>
          </w:p>
          <w:p w:rsidRPr="005414BB" w:rsidR="00B813FD" w:rsidP="00B813FD" w:rsidRDefault="00B813FD" w14:paraId="64725E8A" w14:textId="7777777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Thiago</w:t>
            </w:r>
          </w:p>
          <w:p w:rsidRPr="005414BB" w:rsidR="00B813FD" w:rsidP="00B813FD" w:rsidRDefault="00B813FD" w14:paraId="105C5F9E" w14:textId="17DCB0D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Theo</w:t>
            </w:r>
          </w:p>
        </w:tc>
        <w:tc>
          <w:tcPr>
            <w:tcW w:w="2268" w:type="dxa"/>
            <w:tcMar/>
          </w:tcPr>
          <w:p w:rsidRPr="005414BB" w:rsidR="00B813FD" w:rsidP="00084FBD" w:rsidRDefault="00B813FD" w14:paraId="5F76BE6C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Coordenadores de Curso</w:t>
            </w:r>
          </w:p>
          <w:p w:rsidRPr="005414BB" w:rsidR="00B813FD" w:rsidP="00084FBD" w:rsidRDefault="00B813FD" w14:paraId="18C7E1FA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Professores</w:t>
            </w:r>
          </w:p>
          <w:p w:rsidRPr="005414BB" w:rsidR="008E3837" w:rsidP="00084FBD" w:rsidRDefault="008E3837" w14:paraId="05559246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Alunos</w:t>
            </w:r>
          </w:p>
          <w:p w:rsidRPr="005414BB" w:rsidR="008967EE" w:rsidP="00084FBD" w:rsidRDefault="008967EE" w14:paraId="3581597D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CPA</w:t>
            </w:r>
          </w:p>
          <w:p w:rsidRPr="005414BB" w:rsidR="00E67022" w:rsidP="00084FBD" w:rsidRDefault="00E67022" w14:paraId="758DFE96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Setor de Apoio</w:t>
            </w:r>
          </w:p>
          <w:p w:rsidRPr="005414BB" w:rsidR="0088012E" w:rsidP="00084FBD" w:rsidRDefault="0088012E" w14:paraId="42CCDD48" w14:textId="0963C51A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Orientação metodológica</w:t>
            </w:r>
          </w:p>
        </w:tc>
        <w:tc>
          <w:tcPr>
            <w:tcW w:w="2687" w:type="dxa"/>
            <w:tcMar/>
          </w:tcPr>
          <w:p w:rsidRPr="005414BB" w:rsidR="00757E03" w:rsidP="00AB41C4" w:rsidRDefault="00AB41C4" w14:paraId="4851E56D" w14:textId="5ED6CF9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Gerenciamento de a</w:t>
            </w:r>
            <w:r w:rsidRPr="005414BB" w:rsidR="00B813FD">
              <w:rPr>
                <w:sz w:val="20"/>
                <w:szCs w:val="20"/>
              </w:rPr>
              <w:t>lunos</w:t>
            </w:r>
            <w:r w:rsidRPr="005414BB">
              <w:rPr>
                <w:sz w:val="20"/>
                <w:szCs w:val="20"/>
              </w:rPr>
              <w:t>, a</w:t>
            </w:r>
            <w:r w:rsidRPr="005414BB" w:rsidR="00B813FD">
              <w:rPr>
                <w:sz w:val="20"/>
                <w:szCs w:val="20"/>
              </w:rPr>
              <w:t xml:space="preserve">proveitamento de </w:t>
            </w:r>
            <w:r w:rsidRPr="005414BB" w:rsidR="00194D5D">
              <w:rPr>
                <w:sz w:val="20"/>
                <w:szCs w:val="20"/>
              </w:rPr>
              <w:t>e</w:t>
            </w:r>
            <w:r w:rsidRPr="005414BB" w:rsidR="00B813FD">
              <w:rPr>
                <w:sz w:val="20"/>
                <w:szCs w:val="20"/>
              </w:rPr>
              <w:t>studos</w:t>
            </w:r>
            <w:r w:rsidRPr="005414BB">
              <w:rPr>
                <w:sz w:val="20"/>
                <w:szCs w:val="20"/>
              </w:rPr>
              <w:t>, a</w:t>
            </w:r>
            <w:r w:rsidRPr="005414BB" w:rsidR="00194D5D">
              <w:rPr>
                <w:sz w:val="20"/>
                <w:szCs w:val="20"/>
              </w:rPr>
              <w:t>tividades complementares</w:t>
            </w:r>
            <w:r w:rsidRPr="005414BB">
              <w:rPr>
                <w:sz w:val="20"/>
                <w:szCs w:val="20"/>
              </w:rPr>
              <w:t>, l</w:t>
            </w:r>
            <w:r w:rsidRPr="005414BB" w:rsidR="00194D5D">
              <w:rPr>
                <w:sz w:val="20"/>
                <w:szCs w:val="20"/>
              </w:rPr>
              <w:t>ançamento de portarias</w:t>
            </w:r>
            <w:r w:rsidRPr="005414BB">
              <w:rPr>
                <w:sz w:val="20"/>
                <w:szCs w:val="20"/>
              </w:rPr>
              <w:t xml:space="preserve">, </w:t>
            </w:r>
            <w:r w:rsidRPr="005414BB" w:rsidR="001E1DC8">
              <w:rPr>
                <w:sz w:val="20"/>
                <w:szCs w:val="20"/>
              </w:rPr>
              <w:t>CPA</w:t>
            </w:r>
            <w:r w:rsidRPr="005414BB">
              <w:rPr>
                <w:sz w:val="20"/>
                <w:szCs w:val="20"/>
              </w:rPr>
              <w:t>, t</w:t>
            </w:r>
            <w:r w:rsidRPr="005414BB" w:rsidR="001E1DC8">
              <w:rPr>
                <w:sz w:val="20"/>
                <w:szCs w:val="20"/>
              </w:rPr>
              <w:t>urmas e disciplinas</w:t>
            </w:r>
            <w:r w:rsidRPr="005414BB">
              <w:rPr>
                <w:sz w:val="20"/>
                <w:szCs w:val="20"/>
              </w:rPr>
              <w:t>, o</w:t>
            </w:r>
            <w:r w:rsidRPr="005414BB" w:rsidR="001E1DC8">
              <w:rPr>
                <w:sz w:val="20"/>
                <w:szCs w:val="20"/>
              </w:rPr>
              <w:t>rientação metodológica</w:t>
            </w:r>
            <w:r w:rsidRPr="005414BB">
              <w:rPr>
                <w:sz w:val="20"/>
                <w:szCs w:val="20"/>
              </w:rPr>
              <w:t>, p</w:t>
            </w:r>
            <w:r w:rsidRPr="005414BB" w:rsidR="001E1DC8">
              <w:rPr>
                <w:sz w:val="20"/>
                <w:szCs w:val="20"/>
              </w:rPr>
              <w:t>rofessores</w:t>
            </w:r>
            <w:r w:rsidRPr="005414BB">
              <w:rPr>
                <w:sz w:val="20"/>
                <w:szCs w:val="20"/>
              </w:rPr>
              <w:t>, salas de aula e emissão de relatórios</w:t>
            </w:r>
          </w:p>
        </w:tc>
      </w:tr>
      <w:tr w:rsidRPr="005414BB" w:rsidR="005414BB" w:rsidTr="33237FF3" w14:paraId="3D8E9B94" w14:textId="77777777">
        <w:tc>
          <w:tcPr>
            <w:tcW w:w="2265" w:type="dxa"/>
            <w:tcMar/>
          </w:tcPr>
          <w:p w:rsidRPr="005414BB" w:rsidR="00F732FB" w:rsidP="00B813FD" w:rsidRDefault="00CB03BC" w14:paraId="075CB26A" w14:textId="5C6CE67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Desenvolvimento</w:t>
            </w:r>
            <w:r w:rsidRPr="005414BB" w:rsidR="00347D35">
              <w:rPr>
                <w:sz w:val="20"/>
                <w:szCs w:val="20"/>
              </w:rPr>
              <w:t>s</w:t>
            </w:r>
            <w:r w:rsidRPr="005414BB">
              <w:rPr>
                <w:sz w:val="20"/>
                <w:szCs w:val="20"/>
              </w:rPr>
              <w:t xml:space="preserve"> </w:t>
            </w:r>
            <w:proofErr w:type="spellStart"/>
            <w:r w:rsidRPr="005414BB">
              <w:rPr>
                <w:sz w:val="20"/>
                <w:szCs w:val="20"/>
              </w:rPr>
              <w:t>Fluig</w:t>
            </w:r>
            <w:proofErr w:type="spellEnd"/>
          </w:p>
        </w:tc>
        <w:tc>
          <w:tcPr>
            <w:tcW w:w="1841" w:type="dxa"/>
            <w:tcMar/>
          </w:tcPr>
          <w:p w:rsidR="731D81B5" w:rsidP="2B8EA37F" w:rsidRDefault="731D81B5" w14:paraId="09B1EED7" w14:textId="7D9B468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731D81B5">
              <w:rPr>
                <w:sz w:val="20"/>
                <w:szCs w:val="20"/>
              </w:rPr>
              <w:t>Theo</w:t>
            </w:r>
          </w:p>
          <w:p w:rsidRPr="005414BB" w:rsidR="00CB03BC" w:rsidP="2B8EA37F" w:rsidRDefault="00CB03BC" w14:noSpellErr="1" w14:paraId="05FF957F" w14:textId="5EBEB68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00CB03BC">
              <w:rPr>
                <w:sz w:val="20"/>
                <w:szCs w:val="20"/>
              </w:rPr>
              <w:t>Maia</w:t>
            </w:r>
          </w:p>
          <w:p w:rsidRPr="005414BB" w:rsidR="00CB03BC" w:rsidP="00CB03BC" w:rsidRDefault="00CB03BC" w14:paraId="0A3551BF" w14:textId="702FDDC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33E2CCE7">
              <w:rPr>
                <w:sz w:val="20"/>
                <w:szCs w:val="20"/>
              </w:rPr>
              <w:t>Marcelo</w:t>
            </w:r>
          </w:p>
        </w:tc>
        <w:tc>
          <w:tcPr>
            <w:tcW w:w="2268" w:type="dxa"/>
            <w:tcMar/>
          </w:tcPr>
          <w:p w:rsidRPr="005414BB" w:rsidR="00E21FD9" w:rsidP="00B47E43" w:rsidRDefault="00E21FD9" w14:paraId="703A681A" w14:textId="516D88A2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Gestores</w:t>
            </w:r>
          </w:p>
          <w:p w:rsidRPr="005414BB" w:rsidR="003E59EB" w:rsidP="00E21FD9" w:rsidRDefault="00B47E43" w14:paraId="49026F95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Coordenadores de Curso</w:t>
            </w:r>
          </w:p>
          <w:p w:rsidRPr="005414BB" w:rsidR="00F732FB" w:rsidP="00E21FD9" w:rsidRDefault="00B47E43" w14:paraId="3A8DB992" w14:textId="7AB691C0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Funcionários técnico-administrativos</w:t>
            </w:r>
          </w:p>
        </w:tc>
        <w:tc>
          <w:tcPr>
            <w:tcW w:w="2687" w:type="dxa"/>
            <w:tcMar/>
          </w:tcPr>
          <w:p w:rsidRPr="005414BB" w:rsidR="00F732FB" w:rsidP="00B813FD" w:rsidRDefault="00B47E43" w14:paraId="6A14DDD1" w14:textId="02BCE6E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 xml:space="preserve">Criação de formulários e fluxos na plataforma </w:t>
            </w:r>
            <w:proofErr w:type="spellStart"/>
            <w:r w:rsidRPr="005414BB">
              <w:rPr>
                <w:sz w:val="20"/>
                <w:szCs w:val="20"/>
              </w:rPr>
              <w:t>Fluig</w:t>
            </w:r>
            <w:proofErr w:type="spellEnd"/>
          </w:p>
        </w:tc>
      </w:tr>
      <w:tr w:rsidRPr="005414BB" w:rsidR="005414BB" w:rsidTr="33237FF3" w14:paraId="11BBC2BB" w14:textId="77777777">
        <w:tc>
          <w:tcPr>
            <w:tcW w:w="2265" w:type="dxa"/>
            <w:tcMar/>
          </w:tcPr>
          <w:p w:rsidRPr="005414BB" w:rsidR="00C95C28" w:rsidP="00B813FD" w:rsidRDefault="0073024F" w14:paraId="72D022C8" w14:textId="4BF5999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 xml:space="preserve">Gerenciamento de </w:t>
            </w:r>
            <w:r w:rsidRPr="005414BB" w:rsidR="00C95C28">
              <w:rPr>
                <w:sz w:val="20"/>
                <w:szCs w:val="20"/>
              </w:rPr>
              <w:t>Bolsas</w:t>
            </w:r>
            <w:r w:rsidRPr="005414BB">
              <w:rPr>
                <w:sz w:val="20"/>
                <w:szCs w:val="20"/>
              </w:rPr>
              <w:t xml:space="preserve"> de Estudo</w:t>
            </w:r>
          </w:p>
        </w:tc>
        <w:tc>
          <w:tcPr>
            <w:tcW w:w="1841" w:type="dxa"/>
            <w:tcMar/>
          </w:tcPr>
          <w:p w:rsidRPr="005414BB" w:rsidR="00C95C28" w:rsidP="2B8EA37F" w:rsidRDefault="00C95C28" w14:noSpellErr="1" w14:paraId="4554E65F" w14:textId="7FD1C47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00C95C28">
              <w:rPr>
                <w:sz w:val="20"/>
                <w:szCs w:val="20"/>
              </w:rPr>
              <w:t>Thiago</w:t>
            </w:r>
          </w:p>
          <w:p w:rsidRPr="005414BB" w:rsidR="00C95C28" w:rsidP="2B8EA37F" w:rsidRDefault="00C95C28" w14:noSpellErr="1" w14:paraId="3AAAAB2E" w14:textId="7777777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5EFBDA93">
              <w:rPr>
                <w:sz w:val="20"/>
                <w:szCs w:val="20"/>
              </w:rPr>
              <w:t>Marcelo</w:t>
            </w:r>
          </w:p>
          <w:p w:rsidRPr="005414BB" w:rsidR="00C95C28" w:rsidP="00CB03BC" w:rsidRDefault="00C95C28" w14:paraId="35D3388F" w14:textId="3AFD5BF0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268" w:type="dxa"/>
            <w:tcMar/>
          </w:tcPr>
          <w:p w:rsidRPr="005414BB" w:rsidR="00C95C28" w:rsidP="00B47E43" w:rsidRDefault="00C63209" w14:paraId="6C869F45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Equipe do SAE</w:t>
            </w:r>
          </w:p>
          <w:p w:rsidRPr="005414BB" w:rsidR="00C63209" w:rsidP="00B47E43" w:rsidRDefault="00C63209" w14:paraId="032DA0FE" w14:textId="3B70139D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Alunos</w:t>
            </w:r>
          </w:p>
        </w:tc>
        <w:tc>
          <w:tcPr>
            <w:tcW w:w="2687" w:type="dxa"/>
            <w:tcMar/>
          </w:tcPr>
          <w:p w:rsidRPr="005414BB" w:rsidR="00C95C28" w:rsidP="00B813FD" w:rsidRDefault="00763ACD" w14:paraId="0885D7FD" w14:textId="196D376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00763ACD">
              <w:rPr>
                <w:sz w:val="20"/>
                <w:szCs w:val="20"/>
              </w:rPr>
              <w:t xml:space="preserve">Gerenciamento da inscrição e renovações das bolsas de estudo </w:t>
            </w:r>
            <w:r w:rsidRPr="2B8EA37F" w:rsidR="00C63209">
              <w:rPr>
                <w:sz w:val="20"/>
                <w:szCs w:val="20"/>
              </w:rPr>
              <w:t>da Instituição</w:t>
            </w:r>
            <w:r w:rsidRPr="2B8EA37F" w:rsidR="30A20115">
              <w:rPr>
                <w:sz w:val="20"/>
                <w:szCs w:val="20"/>
              </w:rPr>
              <w:t xml:space="preserve">: Bolsa Universidade Gratuita, Bolsa </w:t>
            </w:r>
            <w:r w:rsidRPr="2B8EA37F" w:rsidR="30A20115">
              <w:rPr>
                <w:sz w:val="20"/>
                <w:szCs w:val="20"/>
              </w:rPr>
              <w:t>Assistencia</w:t>
            </w:r>
            <w:r w:rsidRPr="2B8EA37F" w:rsidR="30A20115">
              <w:rPr>
                <w:sz w:val="20"/>
                <w:szCs w:val="20"/>
              </w:rPr>
              <w:t xml:space="preserve"> Social Colégio de Aplicação, Bolsa </w:t>
            </w:r>
            <w:r w:rsidRPr="2B8EA37F" w:rsidR="30A20115">
              <w:rPr>
                <w:sz w:val="20"/>
                <w:szCs w:val="20"/>
              </w:rPr>
              <w:t>Assistencia</w:t>
            </w:r>
            <w:r w:rsidRPr="2B8EA37F" w:rsidR="30A20115">
              <w:rPr>
                <w:sz w:val="20"/>
                <w:szCs w:val="20"/>
              </w:rPr>
              <w:t xml:space="preserve"> Social UNIARP, Bolsa Atleta.</w:t>
            </w:r>
          </w:p>
        </w:tc>
      </w:tr>
      <w:tr w:rsidRPr="005414BB" w:rsidR="005414BB" w:rsidTr="33237FF3" w14:paraId="35D7CCC6" w14:textId="77777777">
        <w:tc>
          <w:tcPr>
            <w:tcW w:w="2265" w:type="dxa"/>
            <w:tcMar/>
          </w:tcPr>
          <w:p w:rsidRPr="005414BB" w:rsidR="0073024F" w:rsidP="00B813FD" w:rsidRDefault="002972AE" w14:paraId="401EC041" w14:textId="5A1C81F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Gerenciamento de Crachás (portaria)</w:t>
            </w:r>
          </w:p>
        </w:tc>
        <w:tc>
          <w:tcPr>
            <w:tcW w:w="1841" w:type="dxa"/>
            <w:tcMar/>
          </w:tcPr>
          <w:p w:rsidRPr="005414BB" w:rsidR="0073024F" w:rsidP="00C95C28" w:rsidRDefault="002972AE" w14:paraId="76C24A1D" w14:textId="513496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Marcelo</w:t>
            </w:r>
          </w:p>
        </w:tc>
        <w:tc>
          <w:tcPr>
            <w:tcW w:w="2268" w:type="dxa"/>
            <w:tcMar/>
          </w:tcPr>
          <w:p w:rsidRPr="005414BB" w:rsidR="003E59EB" w:rsidP="003E59EB" w:rsidRDefault="003E59EB" w14:paraId="2BF48327" w14:textId="5E5840B0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Funcionários do RH</w:t>
            </w:r>
          </w:p>
          <w:p w:rsidRPr="005414BB" w:rsidR="00F709E2" w:rsidP="003E59EB" w:rsidRDefault="00F709E2" w14:paraId="16A225D6" w14:textId="23DB37B3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Alunos</w:t>
            </w:r>
          </w:p>
        </w:tc>
        <w:tc>
          <w:tcPr>
            <w:tcW w:w="2687" w:type="dxa"/>
            <w:tcMar/>
          </w:tcPr>
          <w:p w:rsidRPr="005414BB" w:rsidR="0073024F" w:rsidP="00B813FD" w:rsidRDefault="002972AE" w14:paraId="65923A69" w14:textId="1024366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 xml:space="preserve">Gerenciamento das solicitações e acompanhamento das emissões de crachás, geração de lotes para produção </w:t>
            </w:r>
            <w:r w:rsidRPr="005414BB" w:rsidR="00E51857">
              <w:rPr>
                <w:sz w:val="20"/>
                <w:szCs w:val="20"/>
              </w:rPr>
              <w:t>e integração com o TOTVS RM</w:t>
            </w:r>
          </w:p>
        </w:tc>
      </w:tr>
      <w:tr w:rsidRPr="005414BB" w:rsidR="005414BB" w:rsidTr="33237FF3" w14:paraId="71C8BCEF" w14:textId="77777777">
        <w:tc>
          <w:tcPr>
            <w:tcW w:w="2265" w:type="dxa"/>
            <w:tcMar/>
          </w:tcPr>
          <w:p w:rsidRPr="005414BB" w:rsidR="008E4130" w:rsidP="00B813FD" w:rsidRDefault="008E4130" w14:paraId="0EEFB8BD" w14:textId="1B43EA4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Módulo de Secretaria</w:t>
            </w:r>
            <w:r w:rsidRPr="005414BB" w:rsidR="003E59EB">
              <w:rPr>
                <w:sz w:val="20"/>
                <w:szCs w:val="20"/>
              </w:rPr>
              <w:t xml:space="preserve"> (console)</w:t>
            </w:r>
          </w:p>
        </w:tc>
        <w:tc>
          <w:tcPr>
            <w:tcW w:w="1841" w:type="dxa"/>
            <w:tcMar/>
          </w:tcPr>
          <w:p w:rsidRPr="005414BB" w:rsidR="008E4130" w:rsidP="00C95C28" w:rsidRDefault="008E4130" w14:paraId="1D8EE508" w14:textId="06B23FD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Marcelo</w:t>
            </w:r>
          </w:p>
        </w:tc>
        <w:tc>
          <w:tcPr>
            <w:tcW w:w="2268" w:type="dxa"/>
            <w:tcMar/>
          </w:tcPr>
          <w:p w:rsidRPr="005414BB" w:rsidR="008E4130" w:rsidP="00B47E43" w:rsidRDefault="002E69AB" w14:paraId="0DF52A7E" w14:textId="666A399E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Funcionários da Secretaria</w:t>
            </w:r>
          </w:p>
        </w:tc>
        <w:tc>
          <w:tcPr>
            <w:tcW w:w="2687" w:type="dxa"/>
            <w:tcMar/>
          </w:tcPr>
          <w:p w:rsidRPr="005414BB" w:rsidR="008E4130" w:rsidP="00B813FD" w:rsidRDefault="008E4130" w14:paraId="116BDB4C" w14:textId="7D7F724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Automação dos processos de inclusão de bolsas de estudo nos contratos dos alunos e importação e baixa de bolsa de forma automatizada</w:t>
            </w:r>
          </w:p>
        </w:tc>
      </w:tr>
      <w:tr w:rsidRPr="005414BB" w:rsidR="005414BB" w:rsidTr="33237FF3" w14:paraId="20A777F7" w14:textId="77777777">
        <w:tc>
          <w:tcPr>
            <w:tcW w:w="2265" w:type="dxa"/>
            <w:tcMar/>
          </w:tcPr>
          <w:p w:rsidRPr="005414BB" w:rsidR="00B714C4" w:rsidP="00B813FD" w:rsidRDefault="00B714C4" w14:paraId="7E6CE07D" w14:textId="47A651D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Ferramenta LDAP</w:t>
            </w:r>
          </w:p>
        </w:tc>
        <w:tc>
          <w:tcPr>
            <w:tcW w:w="1841" w:type="dxa"/>
            <w:tcMar/>
          </w:tcPr>
          <w:p w:rsidRPr="005414BB" w:rsidR="00B714C4" w:rsidP="00C95C28" w:rsidRDefault="00B714C4" w14:paraId="19BA1BEE" w14:textId="7777777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Marcelo</w:t>
            </w:r>
          </w:p>
          <w:p w:rsidRPr="005414BB" w:rsidR="00B714C4" w:rsidP="00C95C28" w:rsidRDefault="00B714C4" w14:paraId="31ED1BC3" w14:textId="2CD3B26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Thiago</w:t>
            </w:r>
          </w:p>
        </w:tc>
        <w:tc>
          <w:tcPr>
            <w:tcW w:w="2268" w:type="dxa"/>
            <w:tcMar/>
          </w:tcPr>
          <w:p w:rsidRPr="005414BB" w:rsidR="00B714C4" w:rsidP="00B47E43" w:rsidRDefault="00B714C4" w14:paraId="704EE785" w14:textId="5FE90190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Equipe técnica de TI</w:t>
            </w:r>
          </w:p>
        </w:tc>
        <w:tc>
          <w:tcPr>
            <w:tcW w:w="2687" w:type="dxa"/>
            <w:tcMar/>
          </w:tcPr>
          <w:p w:rsidRPr="005414BB" w:rsidR="00B714C4" w:rsidP="00B813FD" w:rsidRDefault="00B714C4" w14:paraId="1E14D7CC" w14:textId="7180587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Ferramenta para vínculo entre funcionários e usuários do AD para si</w:t>
            </w:r>
            <w:r w:rsidRPr="005414BB" w:rsidR="00901BFA">
              <w:rPr>
                <w:sz w:val="20"/>
                <w:szCs w:val="20"/>
              </w:rPr>
              <w:t>n</w:t>
            </w:r>
            <w:r w:rsidRPr="005414BB">
              <w:rPr>
                <w:sz w:val="20"/>
                <w:szCs w:val="20"/>
              </w:rPr>
              <w:t>cronização de dados</w:t>
            </w:r>
          </w:p>
        </w:tc>
      </w:tr>
      <w:tr w:rsidRPr="005414BB" w:rsidR="005414BB" w:rsidTr="33237FF3" w14:paraId="49B11DB6" w14:textId="77777777">
        <w:tc>
          <w:tcPr>
            <w:tcW w:w="2265" w:type="dxa"/>
            <w:tcMar/>
          </w:tcPr>
          <w:p w:rsidRPr="005414BB" w:rsidR="00901BFA" w:rsidP="00B813FD" w:rsidRDefault="00901BFA" w14:paraId="63F1AF45" w14:textId="351014F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Gerenciamento de carteirinhas do DCE</w:t>
            </w:r>
          </w:p>
        </w:tc>
        <w:tc>
          <w:tcPr>
            <w:tcW w:w="1841" w:type="dxa"/>
            <w:tcMar/>
          </w:tcPr>
          <w:p w:rsidRPr="005414BB" w:rsidR="00901BFA" w:rsidP="00C95C28" w:rsidRDefault="00901BFA" w14:paraId="49DDC361" w14:textId="1E97038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Thiago</w:t>
            </w:r>
          </w:p>
        </w:tc>
        <w:tc>
          <w:tcPr>
            <w:tcW w:w="2268" w:type="dxa"/>
            <w:tcMar/>
          </w:tcPr>
          <w:p w:rsidRPr="005414BB" w:rsidR="006C06B8" w:rsidP="00B47E43" w:rsidRDefault="006C06B8" w14:paraId="6E36B13E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Equipe do DCE</w:t>
            </w:r>
          </w:p>
          <w:p w:rsidRPr="005414BB" w:rsidR="00901BFA" w:rsidP="006C06B8" w:rsidRDefault="00901BFA" w14:paraId="5B9D4DDB" w14:textId="7A3705BC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Alunos</w:t>
            </w:r>
          </w:p>
        </w:tc>
        <w:tc>
          <w:tcPr>
            <w:tcW w:w="2687" w:type="dxa"/>
            <w:tcMar/>
          </w:tcPr>
          <w:p w:rsidRPr="005414BB" w:rsidR="00901BFA" w:rsidP="00B813FD" w:rsidRDefault="00901BFA" w14:paraId="3CC0C0CC" w14:textId="751B7E6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Gerenciamento das solicitações de carteirinhas do DCE, geração de lotes para produção e importação de lotes produzidos</w:t>
            </w:r>
          </w:p>
        </w:tc>
      </w:tr>
      <w:tr w:rsidRPr="005414BB" w:rsidR="005414BB" w:rsidTr="33237FF3" w14:paraId="23BC239A" w14:textId="77777777">
        <w:tc>
          <w:tcPr>
            <w:tcW w:w="2265" w:type="dxa"/>
            <w:tcMar/>
          </w:tcPr>
          <w:p w:rsidRPr="005414BB" w:rsidR="00000CB8" w:rsidP="00B813FD" w:rsidRDefault="00000CB8" w14:paraId="74F8D8A6" w14:textId="719FB9E3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5414BB">
              <w:rPr>
                <w:sz w:val="20"/>
                <w:szCs w:val="20"/>
              </w:rPr>
              <w:t>PagMed</w:t>
            </w:r>
            <w:proofErr w:type="spellEnd"/>
          </w:p>
        </w:tc>
        <w:tc>
          <w:tcPr>
            <w:tcW w:w="1841" w:type="dxa"/>
            <w:tcMar/>
          </w:tcPr>
          <w:p w:rsidRPr="005414BB" w:rsidR="00000CB8" w:rsidP="00C95C28" w:rsidRDefault="00000CB8" w14:paraId="099C4A59" w14:textId="7A727C0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Thiago</w:t>
            </w:r>
          </w:p>
        </w:tc>
        <w:tc>
          <w:tcPr>
            <w:tcW w:w="2268" w:type="dxa"/>
            <w:tcMar/>
          </w:tcPr>
          <w:p w:rsidRPr="005414BB" w:rsidR="00000CB8" w:rsidP="00B47E43" w:rsidRDefault="00000CB8" w14:paraId="0AF3F0C2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Coordenação do curso de Medicina</w:t>
            </w:r>
          </w:p>
          <w:p w:rsidRPr="005414BB" w:rsidR="00000CB8" w:rsidP="00B47E43" w:rsidRDefault="00000CB8" w14:paraId="4BDCFD7E" w14:textId="192FCCD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Funcionários do curso de Medicina</w:t>
            </w:r>
          </w:p>
        </w:tc>
        <w:tc>
          <w:tcPr>
            <w:tcW w:w="2687" w:type="dxa"/>
            <w:tcMar/>
          </w:tcPr>
          <w:p w:rsidRPr="005414BB" w:rsidR="00000CB8" w:rsidP="00B813FD" w:rsidRDefault="00000CB8" w14:paraId="77F59759" w14:textId="5055C8D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5414BB">
              <w:rPr>
                <w:sz w:val="20"/>
                <w:szCs w:val="20"/>
              </w:rPr>
              <w:t>Gerenciamento dos pagamentos efetuados pelo curso de Medicina</w:t>
            </w:r>
          </w:p>
        </w:tc>
      </w:tr>
      <w:tr w:rsidRPr="00733A7C" w:rsidR="00733A7C" w:rsidTr="33237FF3" w14:paraId="03ECDE38" w14:textId="77777777">
        <w:tc>
          <w:tcPr>
            <w:tcW w:w="2265" w:type="dxa"/>
            <w:tcMar/>
          </w:tcPr>
          <w:p w:rsidRPr="00733A7C" w:rsidR="00F17710" w:rsidP="33237FF3" w:rsidRDefault="00F17710" w14:paraId="2307F5BD" w14:textId="142A558C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09983D28">
              <w:rPr>
                <w:color w:val="auto"/>
                <w:sz w:val="20"/>
                <w:szCs w:val="20"/>
              </w:rPr>
              <w:t>Extrato de notas</w:t>
            </w:r>
          </w:p>
        </w:tc>
        <w:tc>
          <w:tcPr>
            <w:tcW w:w="1841" w:type="dxa"/>
            <w:tcMar/>
          </w:tcPr>
          <w:p w:rsidRPr="00733A7C" w:rsidR="00F17710" w:rsidP="33237FF3" w:rsidRDefault="00F17710" w14:paraId="036B1587" w14:textId="309A5A05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09983D28">
              <w:rPr>
                <w:color w:val="auto"/>
                <w:sz w:val="20"/>
                <w:szCs w:val="20"/>
              </w:rPr>
              <w:t>Felipe</w:t>
            </w:r>
          </w:p>
        </w:tc>
        <w:tc>
          <w:tcPr>
            <w:tcW w:w="2268" w:type="dxa"/>
            <w:tcMar/>
          </w:tcPr>
          <w:p w:rsidRPr="00733A7C" w:rsidR="00F17710" w:rsidP="33237FF3" w:rsidRDefault="00F17710" w14:paraId="03E2AA00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color w:val="auto"/>
                <w:sz w:val="20"/>
                <w:szCs w:val="20"/>
              </w:rPr>
            </w:pPr>
            <w:r w:rsidRPr="33237FF3" w:rsidR="09983D28">
              <w:rPr>
                <w:color w:val="auto"/>
                <w:sz w:val="20"/>
                <w:szCs w:val="20"/>
              </w:rPr>
              <w:t>Alunos do Colégio de Aplicação</w:t>
            </w:r>
          </w:p>
          <w:p w:rsidRPr="00733A7C" w:rsidR="00F17710" w:rsidP="33237FF3" w:rsidRDefault="00F17710" w14:paraId="3E25828E" w14:textId="063EA4D3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color w:val="auto"/>
                <w:sz w:val="20"/>
                <w:szCs w:val="20"/>
              </w:rPr>
            </w:pPr>
            <w:r w:rsidRPr="33237FF3" w:rsidR="09983D28">
              <w:rPr>
                <w:color w:val="auto"/>
                <w:sz w:val="20"/>
                <w:szCs w:val="20"/>
              </w:rPr>
              <w:t>Pais dos alunos do Colégio de Aplicação</w:t>
            </w:r>
          </w:p>
        </w:tc>
        <w:tc>
          <w:tcPr>
            <w:tcW w:w="2687" w:type="dxa"/>
            <w:tcMar/>
          </w:tcPr>
          <w:p w:rsidRPr="00733A7C" w:rsidR="00F17710" w:rsidP="33237FF3" w:rsidRDefault="00F17710" w14:paraId="400E695D" w14:textId="4FC6B5A9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09983D28">
              <w:rPr>
                <w:color w:val="auto"/>
                <w:sz w:val="20"/>
                <w:szCs w:val="20"/>
              </w:rPr>
              <w:t>Consulta do desempenho dos alunos do Colégio de Aplicação</w:t>
            </w:r>
          </w:p>
        </w:tc>
      </w:tr>
      <w:tr w:rsidRPr="006638A8" w:rsidR="006638A8" w:rsidTr="33237FF3" w14:paraId="11D7EC73" w14:textId="77777777">
        <w:tc>
          <w:tcPr>
            <w:tcW w:w="2265" w:type="dxa"/>
            <w:tcMar/>
          </w:tcPr>
          <w:p w:rsidRPr="006638A8" w:rsidR="00F17710" w:rsidP="00B813FD" w:rsidRDefault="0055217E" w14:paraId="3B55E12A" w14:textId="1D41E23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Aviso de férias</w:t>
            </w:r>
          </w:p>
        </w:tc>
        <w:tc>
          <w:tcPr>
            <w:tcW w:w="1841" w:type="dxa"/>
            <w:tcMar/>
          </w:tcPr>
          <w:p w:rsidRPr="006638A8" w:rsidR="00F17710" w:rsidP="00C95C28" w:rsidRDefault="006E1984" w14:paraId="4DE170B7" w14:textId="48F5495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Marcelo</w:t>
            </w:r>
          </w:p>
          <w:p w:rsidRPr="006638A8" w:rsidR="006E1984" w:rsidP="00C95C28" w:rsidRDefault="006E1984" w14:paraId="68ABDB93" w14:textId="2C8A3A0B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268" w:type="dxa"/>
            <w:tcMar/>
          </w:tcPr>
          <w:p w:rsidRPr="006638A8" w:rsidR="0055217E" w:rsidP="00B47E43" w:rsidRDefault="00561610" w14:paraId="24139602" w14:textId="2EDA8C88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Setor de Recursos Humanos</w:t>
            </w:r>
          </w:p>
        </w:tc>
        <w:tc>
          <w:tcPr>
            <w:tcW w:w="2687" w:type="dxa"/>
            <w:tcMar/>
          </w:tcPr>
          <w:p w:rsidRPr="006638A8" w:rsidR="00F17710" w:rsidP="00B813FD" w:rsidRDefault="00FA7814" w14:paraId="1E6E8B04" w14:textId="35908F0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Geração e envio de recibo de férias aos funcionários da Instituição</w:t>
            </w:r>
          </w:p>
        </w:tc>
      </w:tr>
      <w:tr w:rsidRPr="006638A8" w:rsidR="006638A8" w:rsidTr="33237FF3" w14:paraId="14D8AD1D" w14:textId="77777777">
        <w:tc>
          <w:tcPr>
            <w:tcW w:w="2265" w:type="dxa"/>
            <w:tcMar/>
          </w:tcPr>
          <w:p w:rsidRPr="006638A8" w:rsidR="00FA7814" w:rsidP="00B813FD" w:rsidRDefault="002B1B06" w14:paraId="34A721D8" w14:textId="4C43F96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Monitoria</w:t>
            </w:r>
          </w:p>
        </w:tc>
        <w:tc>
          <w:tcPr>
            <w:tcW w:w="1841" w:type="dxa"/>
            <w:tcMar/>
          </w:tcPr>
          <w:p w:rsidR="66EC894B" w:rsidP="2B8EA37F" w:rsidRDefault="66EC894B" w14:paraId="410E1A60" w14:textId="11070F3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66EC894B">
              <w:rPr>
                <w:sz w:val="20"/>
                <w:szCs w:val="20"/>
              </w:rPr>
              <w:t>Thiago</w:t>
            </w:r>
          </w:p>
          <w:p w:rsidRPr="006638A8" w:rsidR="00FA7814" w:rsidP="00C95C28" w:rsidRDefault="002B1B06" w14:paraId="0ACA2F04" w14:textId="3340A88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004F1D41">
              <w:rPr>
                <w:sz w:val="20"/>
                <w:szCs w:val="20"/>
              </w:rPr>
              <w:t>Marcelo</w:t>
            </w:r>
          </w:p>
        </w:tc>
        <w:tc>
          <w:tcPr>
            <w:tcW w:w="2268" w:type="dxa"/>
            <w:tcMar/>
          </w:tcPr>
          <w:p w:rsidRPr="006638A8" w:rsidR="00FA7814" w:rsidP="00B47E43" w:rsidRDefault="002B1B06" w14:paraId="097A743D" w14:textId="5F419F30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Alunos</w:t>
            </w:r>
          </w:p>
        </w:tc>
        <w:tc>
          <w:tcPr>
            <w:tcW w:w="2687" w:type="dxa"/>
            <w:tcMar/>
          </w:tcPr>
          <w:p w:rsidRPr="006638A8" w:rsidR="00FA7814" w:rsidP="00B813FD" w:rsidRDefault="002B1B06" w14:paraId="39C9FC16" w14:textId="0EAC99D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Gerenciamento </w:t>
            </w:r>
            <w:r w:rsidRPr="006638A8" w:rsidR="004F1D41">
              <w:rPr>
                <w:sz w:val="20"/>
                <w:szCs w:val="20"/>
              </w:rPr>
              <w:t xml:space="preserve">de agendamento </w:t>
            </w:r>
            <w:r w:rsidRPr="006638A8">
              <w:rPr>
                <w:sz w:val="20"/>
                <w:szCs w:val="20"/>
              </w:rPr>
              <w:t>das monitorias</w:t>
            </w:r>
          </w:p>
        </w:tc>
      </w:tr>
      <w:tr w:rsidRPr="006638A8" w:rsidR="006638A8" w:rsidTr="33237FF3" w14:paraId="66245453" w14:textId="77777777">
        <w:tc>
          <w:tcPr>
            <w:tcW w:w="2265" w:type="dxa"/>
            <w:tcMar/>
          </w:tcPr>
          <w:p w:rsidRPr="006638A8" w:rsidR="002B1B06" w:rsidP="00B813FD" w:rsidRDefault="002B1B06" w14:paraId="3CEC5166" w14:textId="59E7E4D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Frota (veículos)</w:t>
            </w:r>
          </w:p>
        </w:tc>
        <w:tc>
          <w:tcPr>
            <w:tcW w:w="1841" w:type="dxa"/>
            <w:tcMar/>
          </w:tcPr>
          <w:p w:rsidRPr="006638A8" w:rsidR="002B1B06" w:rsidP="00C95C28" w:rsidRDefault="002B1B06" w14:paraId="50FB9C2E" w14:textId="10199D8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Thiago</w:t>
            </w:r>
          </w:p>
        </w:tc>
        <w:tc>
          <w:tcPr>
            <w:tcW w:w="2268" w:type="dxa"/>
            <w:tcMar/>
          </w:tcPr>
          <w:p w:rsidRPr="006638A8" w:rsidR="004F1D41" w:rsidP="00B47E43" w:rsidRDefault="004F1D41" w14:paraId="70C4ED54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Coordenadores de curso</w:t>
            </w:r>
          </w:p>
          <w:p w:rsidRPr="006638A8" w:rsidR="002B1B06" w:rsidP="00B47E43" w:rsidRDefault="004F1D41" w14:paraId="5FA380A7" w14:textId="73B943C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Funcionários técnico-administrativos </w:t>
            </w:r>
          </w:p>
        </w:tc>
        <w:tc>
          <w:tcPr>
            <w:tcW w:w="2687" w:type="dxa"/>
            <w:tcMar/>
          </w:tcPr>
          <w:p w:rsidRPr="006638A8" w:rsidR="002B1B06" w:rsidP="00B813FD" w:rsidRDefault="002B1B06" w14:paraId="1E8B6EBF" w14:textId="117A133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Gerenciamento da alocação da frota de veículos da Instituição</w:t>
            </w:r>
          </w:p>
        </w:tc>
      </w:tr>
      <w:tr w:rsidRPr="006638A8" w:rsidR="006638A8" w:rsidTr="33237FF3" w14:paraId="308B622F" w14:textId="77777777">
        <w:tc>
          <w:tcPr>
            <w:tcW w:w="2265" w:type="dxa"/>
            <w:tcMar/>
          </w:tcPr>
          <w:p w:rsidRPr="006638A8" w:rsidR="002B1B06" w:rsidP="33237FF3" w:rsidRDefault="002B1B06" w14:paraId="3FC6D897" w14:textId="46946C0E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23C6F3CE">
              <w:rPr>
                <w:color w:val="auto"/>
                <w:sz w:val="20"/>
                <w:szCs w:val="20"/>
              </w:rPr>
              <w:t>Power BI</w:t>
            </w:r>
          </w:p>
        </w:tc>
        <w:tc>
          <w:tcPr>
            <w:tcW w:w="1841" w:type="dxa"/>
            <w:tcMar/>
          </w:tcPr>
          <w:p w:rsidRPr="006638A8" w:rsidR="002B1B06" w:rsidP="33237FF3" w:rsidRDefault="004F1D41" w14:paraId="43965993" w14:textId="01455541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650E8293">
              <w:rPr>
                <w:color w:val="auto"/>
                <w:sz w:val="20"/>
                <w:szCs w:val="20"/>
              </w:rPr>
              <w:t>Marcelo</w:t>
            </w:r>
          </w:p>
          <w:p w:rsidRPr="006638A8" w:rsidR="002B1B06" w:rsidP="33237FF3" w:rsidRDefault="004F1D41" w14:paraId="77A19DE7" w14:textId="0D273220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650E8293">
              <w:rPr>
                <w:color w:val="auto"/>
                <w:sz w:val="20"/>
                <w:szCs w:val="20"/>
              </w:rPr>
              <w:t>Rolff</w:t>
            </w:r>
          </w:p>
          <w:p w:rsidRPr="006638A8" w:rsidR="002B1B06" w:rsidP="33237FF3" w:rsidRDefault="004F1D41" w14:paraId="0C921955" w14:textId="720B3A75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650E8293">
              <w:rPr>
                <w:color w:val="auto"/>
                <w:sz w:val="20"/>
                <w:szCs w:val="20"/>
              </w:rPr>
              <w:t>David</w:t>
            </w:r>
          </w:p>
          <w:p w:rsidRPr="006638A8" w:rsidR="002B1B06" w:rsidP="33237FF3" w:rsidRDefault="004F1D41" w14:paraId="72C8CB79" w14:textId="22EC6777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650E8293">
              <w:rPr>
                <w:color w:val="auto"/>
                <w:sz w:val="20"/>
                <w:szCs w:val="20"/>
              </w:rPr>
              <w:t>Dionathan</w:t>
            </w:r>
          </w:p>
          <w:p w:rsidRPr="006638A8" w:rsidR="002B1B06" w:rsidP="33237FF3" w:rsidRDefault="004F1D41" w14:paraId="73348718" w14:textId="1749C77C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650E8293">
              <w:rPr>
                <w:color w:val="auto"/>
                <w:sz w:val="20"/>
                <w:szCs w:val="20"/>
              </w:rPr>
              <w:t>Theo</w:t>
            </w:r>
          </w:p>
          <w:p w:rsidRPr="006638A8" w:rsidR="002B1B06" w:rsidP="2B8EA37F" w:rsidRDefault="004F1D41" w14:paraId="4A6FF026" w14:textId="3A645A2F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2268" w:type="dxa"/>
            <w:tcMar/>
          </w:tcPr>
          <w:p w:rsidRPr="006638A8" w:rsidR="002B1B06" w:rsidP="33237FF3" w:rsidRDefault="004F1D41" w14:paraId="435CACBC" w14:textId="01FB10EA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color w:val="auto"/>
                <w:sz w:val="20"/>
                <w:szCs w:val="20"/>
              </w:rPr>
            </w:pPr>
            <w:r w:rsidRPr="33237FF3" w:rsidR="7179ECA0">
              <w:rPr>
                <w:color w:val="auto"/>
                <w:sz w:val="20"/>
                <w:szCs w:val="20"/>
              </w:rPr>
              <w:t>Funcionários técnico-administrativos</w:t>
            </w:r>
          </w:p>
        </w:tc>
        <w:tc>
          <w:tcPr>
            <w:tcW w:w="2687" w:type="dxa"/>
            <w:tcMar/>
          </w:tcPr>
          <w:p w:rsidRPr="006638A8" w:rsidR="002B1B06" w:rsidP="33237FF3" w:rsidRDefault="002B1B06" w14:paraId="555B7459" w14:textId="52C8B1D0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33237FF3" w:rsidR="23C6F3CE">
              <w:rPr>
                <w:color w:val="auto"/>
                <w:sz w:val="20"/>
                <w:szCs w:val="20"/>
              </w:rPr>
              <w:t>Desenvolvimento de consultas SQL para geração de dashboards</w:t>
            </w:r>
          </w:p>
        </w:tc>
      </w:tr>
      <w:tr w:rsidRPr="006638A8" w:rsidR="006638A8" w:rsidTr="33237FF3" w14:paraId="26912D5B" w14:textId="77777777">
        <w:tc>
          <w:tcPr>
            <w:tcW w:w="2265" w:type="dxa"/>
            <w:tcMar/>
          </w:tcPr>
          <w:p w:rsidRPr="006638A8" w:rsidR="002B1B06" w:rsidP="00B813FD" w:rsidRDefault="00091E96" w14:paraId="61CADDF4" w14:textId="0306B22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Ferramentas de automação (</w:t>
            </w:r>
            <w:r w:rsidR="005414BB">
              <w:rPr>
                <w:sz w:val="20"/>
                <w:szCs w:val="20"/>
              </w:rPr>
              <w:t>O</w:t>
            </w:r>
            <w:r w:rsidRPr="006638A8">
              <w:rPr>
                <w:sz w:val="20"/>
                <w:szCs w:val="20"/>
              </w:rPr>
              <w:t>ffice 365)</w:t>
            </w:r>
          </w:p>
        </w:tc>
        <w:tc>
          <w:tcPr>
            <w:tcW w:w="1841" w:type="dxa"/>
            <w:tcMar/>
          </w:tcPr>
          <w:p w:rsidRPr="006638A8" w:rsidR="002B1B06" w:rsidP="2B8EA37F" w:rsidRDefault="00091E96" w14:noSpellErr="1" w14:paraId="1D2F7AEB" w14:textId="10D2A9E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00091E96">
              <w:rPr>
                <w:sz w:val="20"/>
                <w:szCs w:val="20"/>
              </w:rPr>
              <w:t>Marcelo</w:t>
            </w:r>
          </w:p>
          <w:p w:rsidRPr="006638A8" w:rsidR="002B1B06" w:rsidP="2B8EA37F" w:rsidRDefault="00091E96" w14:paraId="0BB1C119" w14:textId="399CFFB7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287BC848">
              <w:rPr>
                <w:sz w:val="20"/>
                <w:szCs w:val="20"/>
              </w:rPr>
              <w:t>Dionathan</w:t>
            </w:r>
          </w:p>
          <w:p w:rsidRPr="006638A8" w:rsidR="002B1B06" w:rsidP="00C95C28" w:rsidRDefault="00091E96" w14:paraId="3EB1C264" w14:textId="5FF7177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287BC848">
              <w:rPr>
                <w:sz w:val="20"/>
                <w:szCs w:val="20"/>
              </w:rPr>
              <w:t>Maria</w:t>
            </w:r>
          </w:p>
        </w:tc>
        <w:tc>
          <w:tcPr>
            <w:tcW w:w="2268" w:type="dxa"/>
            <w:tcMar/>
          </w:tcPr>
          <w:p w:rsidRPr="006638A8" w:rsidR="002B1B06" w:rsidP="00B47E43" w:rsidRDefault="00600558" w14:paraId="447B4D9F" w14:textId="292A21B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Equipe técnica de TI</w:t>
            </w:r>
          </w:p>
        </w:tc>
        <w:tc>
          <w:tcPr>
            <w:tcW w:w="2687" w:type="dxa"/>
            <w:tcMar/>
          </w:tcPr>
          <w:p w:rsidRPr="006638A8" w:rsidR="002B1B06" w:rsidP="00B813FD" w:rsidRDefault="00091E96" w14:paraId="495D97B1" w14:textId="6D3B158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Desenvolvimento de formulários e automações com a ferramenta Power </w:t>
            </w:r>
            <w:proofErr w:type="spellStart"/>
            <w:r w:rsidRPr="006638A8" w:rsidR="002E4FE9">
              <w:rPr>
                <w:sz w:val="20"/>
                <w:szCs w:val="20"/>
              </w:rPr>
              <w:t>A</w:t>
            </w:r>
            <w:r w:rsidRPr="006638A8">
              <w:rPr>
                <w:sz w:val="20"/>
                <w:szCs w:val="20"/>
              </w:rPr>
              <w:t>utomate</w:t>
            </w:r>
            <w:proofErr w:type="spellEnd"/>
            <w:r w:rsidRPr="006638A8">
              <w:rPr>
                <w:sz w:val="20"/>
                <w:szCs w:val="20"/>
              </w:rPr>
              <w:t xml:space="preserve"> </w:t>
            </w:r>
          </w:p>
        </w:tc>
      </w:tr>
      <w:tr w:rsidRPr="006638A8" w:rsidR="006638A8" w:rsidTr="33237FF3" w14:paraId="36CA14DB" w14:textId="77777777">
        <w:tc>
          <w:tcPr>
            <w:tcW w:w="2265" w:type="dxa"/>
            <w:tcMar/>
          </w:tcPr>
          <w:p w:rsidRPr="006638A8" w:rsidR="002E4FE9" w:rsidP="00B813FD" w:rsidRDefault="00237163" w14:paraId="663D2E88" w14:textId="6AA25C0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Portal </w:t>
            </w:r>
            <w:r w:rsidRPr="006638A8" w:rsidR="006D5E20">
              <w:rPr>
                <w:sz w:val="20"/>
                <w:szCs w:val="20"/>
              </w:rPr>
              <w:t>da Uniarp</w:t>
            </w:r>
          </w:p>
        </w:tc>
        <w:tc>
          <w:tcPr>
            <w:tcW w:w="1841" w:type="dxa"/>
            <w:tcMar/>
          </w:tcPr>
          <w:p w:rsidRPr="006638A8" w:rsidR="002E4FE9" w:rsidP="00C95C28" w:rsidRDefault="00237163" w14:paraId="542F0CF8" w14:textId="3361FC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B41875" w:rsidP="00B47E43" w:rsidRDefault="00B41875" w14:paraId="7D719BDD" w14:textId="54F371CC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Gestores</w:t>
            </w:r>
          </w:p>
          <w:p w:rsidRPr="006638A8" w:rsidR="00B41875" w:rsidP="00B47E43" w:rsidRDefault="00B41875" w14:paraId="0CA38336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Coordenadores de curso</w:t>
            </w:r>
          </w:p>
          <w:p w:rsidRPr="006638A8" w:rsidR="00B41875" w:rsidP="00B47E43" w:rsidRDefault="00B41875" w14:paraId="5A845670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Professores</w:t>
            </w:r>
          </w:p>
          <w:p w:rsidRPr="006638A8" w:rsidR="00B41875" w:rsidP="00B47E43" w:rsidRDefault="00B41875" w14:paraId="1B6337A5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Alunos</w:t>
            </w:r>
          </w:p>
          <w:p w:rsidRPr="006638A8" w:rsidR="00237163" w:rsidP="00B47E43" w:rsidRDefault="00B41875" w14:paraId="42238409" w14:textId="0E2769A4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F</w:t>
            </w:r>
            <w:r w:rsidRPr="006638A8" w:rsidR="00237163">
              <w:rPr>
                <w:sz w:val="20"/>
                <w:szCs w:val="20"/>
              </w:rPr>
              <w:t xml:space="preserve">uncionários </w:t>
            </w:r>
            <w:r w:rsidRPr="006638A8">
              <w:rPr>
                <w:sz w:val="20"/>
                <w:szCs w:val="20"/>
              </w:rPr>
              <w:t>técnico-administrativos</w:t>
            </w:r>
          </w:p>
          <w:p w:rsidRPr="006638A8" w:rsidR="002E4FE9" w:rsidP="00B47E43" w:rsidRDefault="00237163" w14:paraId="2C115FB6" w14:textId="08D0824D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Comunidade externa</w:t>
            </w:r>
          </w:p>
        </w:tc>
        <w:tc>
          <w:tcPr>
            <w:tcW w:w="2687" w:type="dxa"/>
            <w:tcMar/>
          </w:tcPr>
          <w:p w:rsidRPr="006638A8" w:rsidR="002E4FE9" w:rsidP="00B813FD" w:rsidRDefault="00237163" w14:paraId="319185E3" w14:textId="7C517BE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Manutenção e gerenciamento </w:t>
            </w:r>
            <w:proofErr w:type="gramStart"/>
            <w:r w:rsidRPr="006638A8">
              <w:rPr>
                <w:sz w:val="20"/>
                <w:szCs w:val="20"/>
              </w:rPr>
              <w:t>do portal web</w:t>
            </w:r>
            <w:proofErr w:type="gramEnd"/>
            <w:r w:rsidRPr="006638A8">
              <w:rPr>
                <w:sz w:val="20"/>
                <w:szCs w:val="20"/>
              </w:rPr>
              <w:t xml:space="preserve"> da Instituição</w:t>
            </w:r>
          </w:p>
        </w:tc>
      </w:tr>
      <w:tr w:rsidRPr="006638A8" w:rsidR="006638A8" w:rsidTr="33237FF3" w14:paraId="07092CB9" w14:textId="77777777">
        <w:tc>
          <w:tcPr>
            <w:tcW w:w="2265" w:type="dxa"/>
            <w:tcMar/>
          </w:tcPr>
          <w:p w:rsidRPr="006638A8" w:rsidR="00237163" w:rsidP="00B813FD" w:rsidRDefault="002768F7" w14:paraId="75B5C223" w14:textId="4C61F1B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Portal </w:t>
            </w:r>
            <w:r w:rsidRPr="006638A8" w:rsidR="006D5E20">
              <w:rPr>
                <w:sz w:val="20"/>
                <w:szCs w:val="20"/>
              </w:rPr>
              <w:t xml:space="preserve">do </w:t>
            </w:r>
            <w:proofErr w:type="spellStart"/>
            <w:r w:rsidRPr="006638A8" w:rsidR="006D5E20">
              <w:rPr>
                <w:sz w:val="20"/>
                <w:szCs w:val="20"/>
              </w:rPr>
              <w:t>Sedepex</w:t>
            </w:r>
            <w:proofErr w:type="spellEnd"/>
          </w:p>
        </w:tc>
        <w:tc>
          <w:tcPr>
            <w:tcW w:w="1841" w:type="dxa"/>
            <w:tcMar/>
          </w:tcPr>
          <w:p w:rsidRPr="006638A8" w:rsidR="00237163" w:rsidP="00C95C28" w:rsidRDefault="002768F7" w14:paraId="58E5A416" w14:textId="760BBA1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237163" w:rsidP="00B47E43" w:rsidRDefault="009126C5" w14:paraId="237E44F3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Coordenadores de curso</w:t>
            </w:r>
          </w:p>
          <w:p w:rsidRPr="006638A8" w:rsidR="009126C5" w:rsidP="00B47E43" w:rsidRDefault="009126C5" w14:paraId="7A592798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Professores</w:t>
            </w:r>
          </w:p>
          <w:p w:rsidRPr="006638A8" w:rsidR="009126C5" w:rsidP="00B47E43" w:rsidRDefault="009126C5" w14:paraId="7CD4D374" w14:textId="1C5998E4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Alunos</w:t>
            </w:r>
          </w:p>
        </w:tc>
        <w:tc>
          <w:tcPr>
            <w:tcW w:w="2687" w:type="dxa"/>
            <w:tcMar/>
          </w:tcPr>
          <w:p w:rsidRPr="006638A8" w:rsidR="00237163" w:rsidP="00B813FD" w:rsidRDefault="009126C5" w14:paraId="0BC105D3" w14:textId="2BDFF41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Gerenciamento das submissões dos trabalhos do SEDEPEX</w:t>
            </w:r>
          </w:p>
        </w:tc>
      </w:tr>
      <w:tr w:rsidRPr="006638A8" w:rsidR="006638A8" w:rsidTr="33237FF3" w14:paraId="5A06655C" w14:textId="77777777">
        <w:tc>
          <w:tcPr>
            <w:tcW w:w="2265" w:type="dxa"/>
            <w:tcMar/>
          </w:tcPr>
          <w:p w:rsidRPr="006638A8" w:rsidR="009126C5" w:rsidP="00B813FD" w:rsidRDefault="004572F7" w14:paraId="04A93249" w14:textId="6E6F473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Portal </w:t>
            </w:r>
            <w:r w:rsidRPr="006638A8" w:rsidR="006D5E20">
              <w:rPr>
                <w:sz w:val="20"/>
                <w:szCs w:val="20"/>
              </w:rPr>
              <w:t>d</w:t>
            </w:r>
            <w:r w:rsidRPr="006638A8" w:rsidR="00002738">
              <w:rPr>
                <w:sz w:val="20"/>
                <w:szCs w:val="20"/>
              </w:rPr>
              <w:t>e</w:t>
            </w:r>
            <w:r w:rsidRPr="006638A8" w:rsidR="006D5E20">
              <w:rPr>
                <w:sz w:val="20"/>
                <w:szCs w:val="20"/>
              </w:rPr>
              <w:t xml:space="preserve"> Acervo Digital</w:t>
            </w:r>
          </w:p>
        </w:tc>
        <w:tc>
          <w:tcPr>
            <w:tcW w:w="1841" w:type="dxa"/>
            <w:tcMar/>
          </w:tcPr>
          <w:p w:rsidRPr="006638A8" w:rsidR="009126C5" w:rsidP="00C95C28" w:rsidRDefault="004572F7" w14:paraId="69FAD842" w14:textId="662D370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9126C5" w:rsidP="00B47E43" w:rsidRDefault="00220149" w14:paraId="1C4EA763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Equipe da biblioteca</w:t>
            </w:r>
          </w:p>
          <w:p w:rsidRPr="006638A8" w:rsidR="009D2BD1" w:rsidP="009D2BD1" w:rsidRDefault="009D2BD1" w14:paraId="6F5E7D41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Coordenadores de curso</w:t>
            </w:r>
          </w:p>
          <w:p w:rsidRPr="006638A8" w:rsidR="009D2BD1" w:rsidP="009D2BD1" w:rsidRDefault="009D2BD1" w14:paraId="16F82013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Professores</w:t>
            </w:r>
          </w:p>
          <w:p w:rsidRPr="006638A8" w:rsidR="009D2BD1" w:rsidP="009D2BD1" w:rsidRDefault="009D2BD1" w14:paraId="47F33D50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Alunos</w:t>
            </w:r>
          </w:p>
          <w:p w:rsidRPr="006638A8" w:rsidR="009D2BD1" w:rsidP="009D2BD1" w:rsidRDefault="009D2BD1" w14:paraId="5983F9AE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Funcionários técnico-administrativos</w:t>
            </w:r>
          </w:p>
          <w:p w:rsidRPr="006638A8" w:rsidR="00220149" w:rsidP="009D2BD1" w:rsidRDefault="009D2BD1" w14:paraId="57474F97" w14:textId="370E7D53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Comunidade externa</w:t>
            </w:r>
          </w:p>
        </w:tc>
        <w:tc>
          <w:tcPr>
            <w:tcW w:w="2687" w:type="dxa"/>
            <w:tcMar/>
          </w:tcPr>
          <w:p w:rsidRPr="006638A8" w:rsidR="009126C5" w:rsidP="00B813FD" w:rsidRDefault="004572F7" w14:paraId="65C5381C" w14:textId="497E8CA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Gerenciamento do acervo digital da UNIARP (livros, e-books, </w:t>
            </w:r>
            <w:proofErr w:type="spellStart"/>
            <w:r w:rsidRPr="006638A8">
              <w:rPr>
                <w:sz w:val="20"/>
                <w:szCs w:val="20"/>
              </w:rPr>
              <w:t>TCCs</w:t>
            </w:r>
            <w:proofErr w:type="spellEnd"/>
            <w:r w:rsidRPr="006638A8">
              <w:rPr>
                <w:sz w:val="20"/>
                <w:szCs w:val="20"/>
              </w:rPr>
              <w:t>, artigos, monografias, dissertações e teses)</w:t>
            </w:r>
          </w:p>
        </w:tc>
      </w:tr>
      <w:tr w:rsidRPr="006638A8" w:rsidR="006638A8" w:rsidTr="33237FF3" w14:paraId="35B71E72" w14:textId="77777777">
        <w:tc>
          <w:tcPr>
            <w:tcW w:w="2265" w:type="dxa"/>
            <w:tcMar/>
          </w:tcPr>
          <w:p w:rsidRPr="006638A8" w:rsidR="006D5E20" w:rsidP="00B813FD" w:rsidRDefault="006D5E20" w14:paraId="60291AC2" w14:textId="778233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 xml:space="preserve">Portal do </w:t>
            </w:r>
            <w:r w:rsidRPr="006638A8" w:rsidR="00F54DE4">
              <w:rPr>
                <w:sz w:val="20"/>
                <w:szCs w:val="20"/>
              </w:rPr>
              <w:t>Egresso</w:t>
            </w:r>
          </w:p>
        </w:tc>
        <w:tc>
          <w:tcPr>
            <w:tcW w:w="1841" w:type="dxa"/>
            <w:tcMar/>
          </w:tcPr>
          <w:p w:rsidRPr="006638A8" w:rsidR="006D5E20" w:rsidP="00C95C28" w:rsidRDefault="00F54DE4" w14:paraId="23F46570" w14:textId="1B26CF4A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6D5E20" w:rsidP="00B47E43" w:rsidRDefault="00D85A17" w14:paraId="71E42ECF" w14:textId="6537A931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Egressos da Insituição</w:t>
            </w:r>
          </w:p>
        </w:tc>
        <w:tc>
          <w:tcPr>
            <w:tcW w:w="2687" w:type="dxa"/>
            <w:tcMar/>
          </w:tcPr>
          <w:p w:rsidRPr="006638A8" w:rsidR="006D5E20" w:rsidP="00B813FD" w:rsidRDefault="004F51F7" w14:paraId="59E4B315" w14:textId="2991D60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Gerenciamento de contato com os egressos dos cursos da Instituição</w:t>
            </w:r>
          </w:p>
        </w:tc>
      </w:tr>
      <w:tr w:rsidRPr="006638A8" w:rsidR="006638A8" w:rsidTr="33237FF3" w14:paraId="047D25E2" w14:textId="77777777">
        <w:tc>
          <w:tcPr>
            <w:tcW w:w="2265" w:type="dxa"/>
            <w:tcMar/>
          </w:tcPr>
          <w:p w:rsidRPr="006638A8" w:rsidR="004F51F7" w:rsidP="00B813FD" w:rsidRDefault="00201661" w14:paraId="7E3E4966" w14:textId="126C831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Portal dos Jogos</w:t>
            </w:r>
          </w:p>
        </w:tc>
        <w:tc>
          <w:tcPr>
            <w:tcW w:w="1841" w:type="dxa"/>
            <w:tcMar/>
          </w:tcPr>
          <w:p w:rsidRPr="006638A8" w:rsidR="004F51F7" w:rsidP="00C95C28" w:rsidRDefault="00201661" w14:paraId="3692D3E1" w14:textId="7C8123B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297E6C" w:rsidP="00B47E43" w:rsidRDefault="00297E6C" w14:paraId="15B1A2E4" w14:textId="73ED03E6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Coordenadores de curso</w:t>
            </w:r>
          </w:p>
          <w:p w:rsidRPr="006638A8" w:rsidR="00297E6C" w:rsidP="00B47E43" w:rsidRDefault="00297E6C" w14:paraId="66BB77AD" w14:textId="1408ED6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Professores</w:t>
            </w:r>
          </w:p>
          <w:p w:rsidRPr="006638A8" w:rsidR="00297E6C" w:rsidP="00297E6C" w:rsidRDefault="00D74F86" w14:paraId="39D72219" w14:textId="366F82A0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Alunos</w:t>
            </w:r>
          </w:p>
        </w:tc>
        <w:tc>
          <w:tcPr>
            <w:tcW w:w="2687" w:type="dxa"/>
            <w:tcMar/>
          </w:tcPr>
          <w:p w:rsidRPr="006638A8" w:rsidR="004F51F7" w:rsidP="00B813FD" w:rsidRDefault="000A40A8" w14:paraId="0D43FE3D" w14:textId="2571398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Divulgação</w:t>
            </w:r>
            <w:r w:rsidRPr="006638A8" w:rsidR="00236712">
              <w:rPr>
                <w:sz w:val="20"/>
                <w:szCs w:val="20"/>
              </w:rPr>
              <w:t xml:space="preserve"> de informações referentes aos </w:t>
            </w:r>
            <w:r w:rsidRPr="006638A8" w:rsidR="00D74F86">
              <w:rPr>
                <w:sz w:val="20"/>
                <w:szCs w:val="20"/>
              </w:rPr>
              <w:t>jogos</w:t>
            </w:r>
            <w:r w:rsidRPr="006638A8" w:rsidR="00236712">
              <w:rPr>
                <w:sz w:val="20"/>
                <w:szCs w:val="20"/>
              </w:rPr>
              <w:t xml:space="preserve"> </w:t>
            </w:r>
            <w:r w:rsidRPr="006638A8" w:rsidR="00D74F86">
              <w:rPr>
                <w:sz w:val="20"/>
                <w:szCs w:val="20"/>
              </w:rPr>
              <w:t>internos da Instituição</w:t>
            </w:r>
          </w:p>
        </w:tc>
      </w:tr>
      <w:tr w:rsidRPr="006638A8" w:rsidR="006638A8" w:rsidTr="33237FF3" w14:paraId="33CC3A5F" w14:textId="77777777">
        <w:tc>
          <w:tcPr>
            <w:tcW w:w="2265" w:type="dxa"/>
            <w:tcMar/>
          </w:tcPr>
          <w:p w:rsidRPr="006638A8" w:rsidR="005A234E" w:rsidP="00B813FD" w:rsidRDefault="005A234E" w14:paraId="56A52B9D" w14:textId="7BC06F3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Portal de registro de presença em eventos</w:t>
            </w:r>
          </w:p>
        </w:tc>
        <w:tc>
          <w:tcPr>
            <w:tcW w:w="1841" w:type="dxa"/>
            <w:tcMar/>
          </w:tcPr>
          <w:p w:rsidRPr="006638A8" w:rsidR="005A234E" w:rsidP="00C95C28" w:rsidRDefault="005A234E" w14:paraId="19871156" w14:textId="04F2F8B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6347D2" w:rsidP="005A234E" w:rsidRDefault="006347D2" w14:paraId="7E5A512D" w14:textId="4603C079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Coordenadores de curso</w:t>
            </w:r>
          </w:p>
          <w:p w:rsidRPr="006638A8" w:rsidR="006347D2" w:rsidP="005A234E" w:rsidRDefault="006347D2" w14:paraId="18FBCED5" w14:textId="0EBE8A6D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Professores</w:t>
            </w:r>
          </w:p>
          <w:p w:rsidRPr="006638A8" w:rsidR="005A234E" w:rsidP="005A234E" w:rsidRDefault="005A234E" w14:paraId="787714B1" w14:textId="77777777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Alunos</w:t>
            </w:r>
          </w:p>
          <w:p w:rsidRPr="006638A8" w:rsidR="006347D2" w:rsidP="005A234E" w:rsidRDefault="006347D2" w14:paraId="6DB0C7E9" w14:textId="4E3B0AA6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Funcionários técnico-administrativos</w:t>
            </w:r>
          </w:p>
        </w:tc>
        <w:tc>
          <w:tcPr>
            <w:tcW w:w="2687" w:type="dxa"/>
            <w:tcMar/>
          </w:tcPr>
          <w:p w:rsidRPr="006638A8" w:rsidR="005A234E" w:rsidP="00B813FD" w:rsidRDefault="005A234E" w14:paraId="31F23446" w14:textId="0C06711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Gerenciamento do registro de presença em eventos realizados no Teatro da UNIARP</w:t>
            </w:r>
          </w:p>
        </w:tc>
      </w:tr>
      <w:tr w:rsidRPr="006638A8" w:rsidR="006638A8" w:rsidTr="33237FF3" w14:paraId="687037CD" w14:textId="77777777">
        <w:tc>
          <w:tcPr>
            <w:tcW w:w="2265" w:type="dxa"/>
            <w:tcMar/>
          </w:tcPr>
          <w:p w:rsidRPr="006638A8" w:rsidR="00CF528C" w:rsidP="00B813FD" w:rsidRDefault="00CF528C" w14:paraId="30620EA2" w14:textId="07DF33BD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Portal de registro de avaliações do SEDEPEX</w:t>
            </w:r>
          </w:p>
        </w:tc>
        <w:tc>
          <w:tcPr>
            <w:tcW w:w="1841" w:type="dxa"/>
            <w:tcMar/>
          </w:tcPr>
          <w:p w:rsidRPr="006638A8" w:rsidR="00CF528C" w:rsidP="00C95C28" w:rsidRDefault="00CF528C" w14:paraId="3CD81A25" w14:textId="1AAD837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CF528C" w:rsidP="005A234E" w:rsidRDefault="00CF528C" w14:paraId="496FC73F" w14:textId="0FFCDC22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Professores avaliadores do SEDEPEX</w:t>
            </w:r>
          </w:p>
        </w:tc>
        <w:tc>
          <w:tcPr>
            <w:tcW w:w="2687" w:type="dxa"/>
            <w:tcMar/>
          </w:tcPr>
          <w:p w:rsidRPr="006638A8" w:rsidR="00CF528C" w:rsidP="00B813FD" w:rsidRDefault="00CF528C" w14:paraId="603B9281" w14:textId="40D90D6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Gerenciamento das avaliações dos trabalhos do SEDEPEX</w:t>
            </w:r>
          </w:p>
        </w:tc>
      </w:tr>
      <w:tr w:rsidRPr="006638A8" w:rsidR="006638A8" w:rsidTr="33237FF3" w14:paraId="7DBE8E58" w14:textId="77777777">
        <w:tc>
          <w:tcPr>
            <w:tcW w:w="2265" w:type="dxa"/>
            <w:tcMar/>
          </w:tcPr>
          <w:p w:rsidRPr="006638A8" w:rsidR="00067F6E" w:rsidP="00B813FD" w:rsidRDefault="00067F6E" w14:paraId="2221BBF4" w14:textId="4ED789E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lastRenderedPageBreak/>
              <w:t>Portal de divulgação de eventos da Instituição</w:t>
            </w:r>
          </w:p>
        </w:tc>
        <w:tc>
          <w:tcPr>
            <w:tcW w:w="1841" w:type="dxa"/>
            <w:tcMar/>
          </w:tcPr>
          <w:p w:rsidRPr="006638A8" w:rsidR="00067F6E" w:rsidP="00C95C28" w:rsidRDefault="00067F6E" w14:paraId="0334379E" w14:textId="3A68CA2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067F6E" w:rsidP="005A234E" w:rsidRDefault="00067F6E" w14:paraId="05464FD1" w14:textId="1E0B493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Toda a comunidade acadêmica</w:t>
            </w:r>
          </w:p>
        </w:tc>
        <w:tc>
          <w:tcPr>
            <w:tcW w:w="2687" w:type="dxa"/>
            <w:tcMar/>
          </w:tcPr>
          <w:p w:rsidRPr="006638A8" w:rsidR="00067F6E" w:rsidP="00B813FD" w:rsidRDefault="00067F6E" w14:paraId="7570A6DE" w14:textId="65101EF6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Divulgação da agenda de eventos da Instituição (TV na recepção da Reitoria)</w:t>
            </w:r>
          </w:p>
        </w:tc>
      </w:tr>
      <w:tr w:rsidRPr="006638A8" w:rsidR="006638A8" w:rsidTr="33237FF3" w14:paraId="024714C0" w14:textId="77777777">
        <w:tc>
          <w:tcPr>
            <w:tcW w:w="2265" w:type="dxa"/>
            <w:tcMar/>
          </w:tcPr>
          <w:p w:rsidRPr="006638A8" w:rsidR="00067F6E" w:rsidP="00B813FD" w:rsidRDefault="00C93EE1" w14:paraId="5380984F" w14:textId="2D90BB2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Portal de solicitações da LGPD (parcialmente desenvolvido)</w:t>
            </w:r>
          </w:p>
        </w:tc>
        <w:tc>
          <w:tcPr>
            <w:tcW w:w="1841" w:type="dxa"/>
            <w:tcMar/>
          </w:tcPr>
          <w:p w:rsidRPr="006638A8" w:rsidR="00067F6E" w:rsidP="00C95C28" w:rsidRDefault="00C93EE1" w14:paraId="075FFF9F" w14:textId="136FBD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Maia</w:t>
            </w:r>
          </w:p>
        </w:tc>
        <w:tc>
          <w:tcPr>
            <w:tcW w:w="2268" w:type="dxa"/>
            <w:tcMar/>
          </w:tcPr>
          <w:p w:rsidRPr="006638A8" w:rsidR="00067F6E" w:rsidP="005A234E" w:rsidRDefault="00C93EE1" w14:paraId="08DE1FFA" w14:textId="4E1F528B">
            <w:pPr>
              <w:pStyle w:val="PargrafodaLista"/>
              <w:numPr>
                <w:ilvl w:val="0"/>
                <w:numId w:val="48"/>
              </w:numPr>
              <w:spacing w:line="240" w:lineRule="auto"/>
              <w:ind w:left="76" w:hanging="142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Toda a comunidade acadêmica</w:t>
            </w:r>
          </w:p>
        </w:tc>
        <w:tc>
          <w:tcPr>
            <w:tcW w:w="2687" w:type="dxa"/>
            <w:tcMar/>
          </w:tcPr>
          <w:p w:rsidRPr="006638A8" w:rsidR="00067F6E" w:rsidP="00B813FD" w:rsidRDefault="00C93EE1" w14:paraId="4C7D698D" w14:textId="40BD348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638A8">
              <w:rPr>
                <w:sz w:val="20"/>
                <w:szCs w:val="20"/>
              </w:rPr>
              <w:t>Gerenciamento das solicitações do titular de dados da LGPD</w:t>
            </w:r>
          </w:p>
        </w:tc>
      </w:tr>
    </w:tbl>
    <w:p w:rsidRPr="006638A8" w:rsidR="00E541B8" w:rsidP="003E65AD" w:rsidRDefault="003E65AD" w14:paraId="5395882F" w14:textId="769E6301">
      <w:pPr>
        <w:spacing w:after="240" w:line="240" w:lineRule="auto"/>
        <w:ind w:firstLine="0"/>
        <w:rPr>
          <w:sz w:val="20"/>
          <w:szCs w:val="20"/>
        </w:rPr>
      </w:pPr>
      <w:r w:rsidRPr="006638A8">
        <w:rPr>
          <w:b/>
          <w:sz w:val="20"/>
          <w:szCs w:val="20"/>
        </w:rPr>
        <w:t>Fonte:</w:t>
      </w:r>
      <w:r w:rsidRPr="006638A8">
        <w:rPr>
          <w:sz w:val="20"/>
          <w:szCs w:val="20"/>
        </w:rPr>
        <w:t xml:space="preserve"> Os autores (2025).</w:t>
      </w:r>
    </w:p>
    <w:p w:rsidRPr="006638A8" w:rsidR="00B813FD" w:rsidP="004842E4" w:rsidRDefault="00B813FD" w14:paraId="68FFAB74" w14:textId="33616326"/>
    <w:p w:rsidR="00B813FD" w:rsidP="004842E4" w:rsidRDefault="00B813FD" w14:paraId="3A2572C2" w14:textId="77777777"/>
    <w:p w:rsidRPr="00015AE8" w:rsidR="002C43FC" w:rsidP="00D53475" w:rsidRDefault="002C43FC" w14:paraId="1FAD944E" w14:textId="611F4555"/>
    <w:p w:rsidRPr="00015AE8" w:rsidR="000405C3" w:rsidP="00F76252" w:rsidRDefault="000405C3" w14:paraId="1E7AFC4D" w14:textId="4A933294">
      <w:pPr>
        <w:rPr>
          <w:rFonts w:ascii="ArialMT" w:hAnsi="ArialMT" w:cs="ArialMT"/>
        </w:rPr>
      </w:pPr>
      <w:r w:rsidRPr="00015AE8">
        <w:rPr>
          <w:rFonts w:ascii="ArialMT" w:hAnsi="ArialMT" w:cs="ArialMT"/>
        </w:rPr>
        <w:br w:type="page"/>
      </w:r>
    </w:p>
    <w:p w:rsidRPr="00015AE8" w:rsidR="000C067F" w:rsidP="007F461B" w:rsidRDefault="00372805" w14:paraId="6F56E06A" w14:textId="28980902">
      <w:pPr>
        <w:pStyle w:val="Ttulo1"/>
      </w:pPr>
      <w:bookmarkStart w:name="_Toc378853496" w:id="884455583"/>
      <w:r w:rsidR="00372805">
        <w:rPr/>
        <w:t>4</w:t>
      </w:r>
      <w:r w:rsidR="00F96885">
        <w:rPr/>
        <w:t xml:space="preserve"> </w:t>
      </w:r>
      <w:r w:rsidR="009D558B">
        <w:rPr/>
        <w:t>INTEGRAÇÕES DESENVOLVIDAS</w:t>
      </w:r>
      <w:bookmarkEnd w:id="884455583"/>
    </w:p>
    <w:p w:rsidR="00AB0FDA" w:rsidP="00AB0FDA" w:rsidRDefault="00AB0FDA" w14:paraId="017A17A4" w14:textId="21F17E4C">
      <w:r>
        <w:t>O Quadro 3 apresenta as integrações desenvolvidas na Instituição.</w:t>
      </w:r>
    </w:p>
    <w:p w:rsidRPr="003E65AD" w:rsidR="00AB0FDA" w:rsidP="00AB0FDA" w:rsidRDefault="00AB0FDA" w14:paraId="43E9A68D" w14:textId="60219202">
      <w:pPr>
        <w:spacing w:before="240" w:line="240" w:lineRule="auto"/>
        <w:ind w:firstLine="0"/>
        <w:rPr>
          <w:sz w:val="20"/>
          <w:szCs w:val="20"/>
        </w:rPr>
      </w:pPr>
      <w:r w:rsidRPr="003E65AD">
        <w:rPr>
          <w:b/>
          <w:sz w:val="20"/>
          <w:szCs w:val="20"/>
        </w:rPr>
        <w:t xml:space="preserve">Quadro </w:t>
      </w:r>
      <w:r>
        <w:rPr>
          <w:b/>
          <w:sz w:val="20"/>
          <w:szCs w:val="20"/>
        </w:rPr>
        <w:t>3</w:t>
      </w:r>
      <w:r w:rsidRPr="003E65AD">
        <w:rPr>
          <w:b/>
          <w:sz w:val="20"/>
          <w:szCs w:val="20"/>
        </w:rPr>
        <w:t xml:space="preserve"> –</w:t>
      </w:r>
      <w:r w:rsidRPr="003E65AD">
        <w:rPr>
          <w:sz w:val="20"/>
          <w:szCs w:val="20"/>
        </w:rPr>
        <w:t xml:space="preserve"> </w:t>
      </w:r>
      <w:r>
        <w:rPr>
          <w:sz w:val="20"/>
          <w:szCs w:val="20"/>
        </w:rPr>
        <w:t>Integrações desenvolvidas na Instituição</w:t>
      </w:r>
      <w:r w:rsidRPr="003E65AD">
        <w:rPr>
          <w:sz w:val="20"/>
          <w:szCs w:val="20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Pr="00D90DCA" w:rsidR="00F21976" w:rsidTr="7CA053BA" w14:paraId="51DB58F3" w14:textId="77777777">
        <w:tc>
          <w:tcPr>
            <w:tcW w:w="3020" w:type="dxa"/>
            <w:shd w:val="clear" w:color="auto" w:fill="D9D9D9" w:themeFill="background1" w:themeFillShade="D9"/>
            <w:tcMar/>
          </w:tcPr>
          <w:p w:rsidRPr="00D90DCA" w:rsidR="00F21976" w:rsidP="001A6157" w:rsidRDefault="00F21976" w14:paraId="256DB210" w14:textId="41CD68E4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90DCA">
              <w:rPr>
                <w:b/>
                <w:sz w:val="20"/>
                <w:szCs w:val="20"/>
              </w:rPr>
              <w:t>Sistema de origem</w:t>
            </w:r>
          </w:p>
        </w:tc>
        <w:tc>
          <w:tcPr>
            <w:tcW w:w="3020" w:type="dxa"/>
            <w:shd w:val="clear" w:color="auto" w:fill="D9D9D9" w:themeFill="background1" w:themeFillShade="D9"/>
            <w:tcMar/>
          </w:tcPr>
          <w:p w:rsidRPr="00D90DCA" w:rsidR="00F21976" w:rsidP="001A6157" w:rsidRDefault="00F21976" w14:paraId="7C54D1BF" w14:textId="6D031B24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90DCA">
              <w:rPr>
                <w:b/>
                <w:sz w:val="20"/>
                <w:szCs w:val="20"/>
              </w:rPr>
              <w:t>Sistema de destino</w:t>
            </w:r>
          </w:p>
        </w:tc>
        <w:tc>
          <w:tcPr>
            <w:tcW w:w="3021" w:type="dxa"/>
            <w:shd w:val="clear" w:color="auto" w:fill="D9D9D9" w:themeFill="background1" w:themeFillShade="D9"/>
            <w:tcMar/>
          </w:tcPr>
          <w:p w:rsidRPr="00D90DCA" w:rsidR="00F21976" w:rsidP="001A6157" w:rsidRDefault="00F21976" w14:paraId="5CFF8698" w14:textId="37D0713D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90DCA">
              <w:rPr>
                <w:b/>
                <w:sz w:val="20"/>
                <w:szCs w:val="20"/>
              </w:rPr>
              <w:t>Função</w:t>
            </w:r>
          </w:p>
        </w:tc>
      </w:tr>
      <w:tr w:rsidR="2B8EA37F" w:rsidTr="7CA053BA" w14:paraId="05B6657B">
        <w:trPr>
          <w:trHeight w:val="300"/>
        </w:trPr>
        <w:tc>
          <w:tcPr>
            <w:tcW w:w="3020" w:type="dxa"/>
            <w:tcMar/>
          </w:tcPr>
          <w:p w:rsidR="11EE483A" w:rsidP="2B8EA37F" w:rsidRDefault="11EE483A" w14:paraId="00BE94C2" w14:textId="14C4ABB6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11EE483A">
              <w:rPr>
                <w:sz w:val="20"/>
                <w:szCs w:val="20"/>
              </w:rPr>
              <w:t>RM</w:t>
            </w:r>
          </w:p>
        </w:tc>
        <w:tc>
          <w:tcPr>
            <w:tcW w:w="3020" w:type="dxa"/>
            <w:tcMar/>
          </w:tcPr>
          <w:p w:rsidR="2CD22FBD" w:rsidP="2B8EA37F" w:rsidRDefault="2CD22FBD" w14:paraId="49B1BAD6" w14:textId="6BDA06A2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2CD22FBD">
              <w:rPr>
                <w:sz w:val="20"/>
                <w:szCs w:val="20"/>
              </w:rPr>
              <w:t xml:space="preserve">+Campus </w:t>
            </w:r>
            <w:r w:rsidRPr="2B8EA37F" w:rsidR="11EE483A">
              <w:rPr>
                <w:sz w:val="20"/>
                <w:szCs w:val="20"/>
              </w:rPr>
              <w:t>Módulo Integrador</w:t>
            </w:r>
          </w:p>
        </w:tc>
        <w:tc>
          <w:tcPr>
            <w:tcW w:w="3021" w:type="dxa"/>
            <w:tcMar/>
          </w:tcPr>
          <w:p w:rsidR="11EE483A" w:rsidP="2B8EA37F" w:rsidRDefault="11EE483A" w14:paraId="1370924A" w14:textId="5471094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11EE483A">
              <w:rPr>
                <w:sz w:val="20"/>
                <w:szCs w:val="20"/>
              </w:rPr>
              <w:t>Replica a estrutura acadêmica TOTVS RM para o ambiente do Módulo integrador</w:t>
            </w:r>
          </w:p>
        </w:tc>
      </w:tr>
      <w:tr w:rsidRPr="001A6157" w:rsidR="001A6157" w:rsidTr="7CA053BA" w14:paraId="2822E416" w14:textId="77777777">
        <w:tc>
          <w:tcPr>
            <w:tcW w:w="3020" w:type="dxa"/>
            <w:tcMar/>
          </w:tcPr>
          <w:p w:rsidR="001A6157" w:rsidP="001A6157" w:rsidRDefault="001A6157" w14:paraId="2F01FAA2" w14:textId="320E4DE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RM</w:t>
            </w:r>
          </w:p>
        </w:tc>
        <w:tc>
          <w:tcPr>
            <w:tcW w:w="3020" w:type="dxa"/>
            <w:tcMar/>
          </w:tcPr>
          <w:p w:rsidR="001A6157" w:rsidP="001A6157" w:rsidRDefault="001A6157" w14:paraId="79F8DD55" w14:textId="04BE3E20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Minha Biblioteca</w:t>
            </w:r>
          </w:p>
        </w:tc>
        <w:tc>
          <w:tcPr>
            <w:tcW w:w="3021" w:type="dxa"/>
            <w:tcMar/>
          </w:tcPr>
          <w:p w:rsidR="001A6157" w:rsidP="001A6157" w:rsidRDefault="001A6157" w14:paraId="5B5006D4" w14:textId="7B57049D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Manutenção dos usuários ativos no RM para a plataforma Minha Biblioteca</w:t>
            </w:r>
          </w:p>
        </w:tc>
      </w:tr>
      <w:tr w:rsidR="2B8EA37F" w:rsidTr="7CA053BA" w14:paraId="68A92A56">
        <w:trPr>
          <w:trHeight w:val="300"/>
        </w:trPr>
        <w:tc>
          <w:tcPr>
            <w:tcW w:w="3020" w:type="dxa"/>
            <w:tcMar/>
          </w:tcPr>
          <w:p w:rsidR="64C2A387" w:rsidP="2B8EA37F" w:rsidRDefault="64C2A387" w14:paraId="377C5D17" w14:textId="6C2BA11C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64C2A387">
              <w:rPr>
                <w:sz w:val="20"/>
                <w:szCs w:val="20"/>
              </w:rPr>
              <w:t>RM</w:t>
            </w:r>
          </w:p>
        </w:tc>
        <w:tc>
          <w:tcPr>
            <w:tcW w:w="3020" w:type="dxa"/>
            <w:tcMar/>
          </w:tcPr>
          <w:p w:rsidR="64C2A387" w:rsidP="2B8EA37F" w:rsidRDefault="64C2A387" w14:paraId="17CC5AEF" w14:textId="1953CFDA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64C2A387">
              <w:rPr>
                <w:sz w:val="20"/>
                <w:szCs w:val="20"/>
              </w:rPr>
              <w:t>Active Directory</w:t>
            </w:r>
          </w:p>
        </w:tc>
        <w:tc>
          <w:tcPr>
            <w:tcW w:w="3021" w:type="dxa"/>
            <w:tcMar/>
          </w:tcPr>
          <w:p w:rsidR="64C2A387" w:rsidP="2B8EA37F" w:rsidRDefault="64C2A387" w14:paraId="4ACE3932" w14:textId="7AB3877D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16EEEB8B" w:rsidR="3D5C4F14">
              <w:rPr>
                <w:sz w:val="20"/>
                <w:szCs w:val="20"/>
              </w:rPr>
              <w:t xml:space="preserve">Envio e manutenção das informações </w:t>
            </w:r>
            <w:r w:rsidRPr="16EEEB8B" w:rsidR="3D5C4F14">
              <w:rPr>
                <w:sz w:val="20"/>
                <w:szCs w:val="20"/>
              </w:rPr>
              <w:t>do</w:t>
            </w:r>
            <w:r w:rsidRPr="16EEEB8B" w:rsidR="35681A26">
              <w:rPr>
                <w:sz w:val="20"/>
                <w:szCs w:val="20"/>
              </w:rPr>
              <w:t>s</w:t>
            </w:r>
            <w:r w:rsidRPr="16EEEB8B" w:rsidR="3D5C4F14">
              <w:rPr>
                <w:sz w:val="20"/>
                <w:szCs w:val="20"/>
              </w:rPr>
              <w:t xml:space="preserve"> usuários</w:t>
            </w:r>
            <w:r w:rsidRPr="16EEEB8B" w:rsidR="3D5C4F14">
              <w:rPr>
                <w:sz w:val="20"/>
                <w:szCs w:val="20"/>
              </w:rPr>
              <w:t xml:space="preserve"> no Active </w:t>
            </w:r>
            <w:r w:rsidRPr="16EEEB8B" w:rsidR="3D5C4F14">
              <w:rPr>
                <w:sz w:val="20"/>
                <w:szCs w:val="20"/>
              </w:rPr>
              <w:t>Directory</w:t>
            </w:r>
          </w:p>
        </w:tc>
      </w:tr>
      <w:tr w:rsidR="2B8EA37F" w:rsidTr="7CA053BA" w14:paraId="0F6B09AF">
        <w:trPr>
          <w:trHeight w:val="300"/>
        </w:trPr>
        <w:tc>
          <w:tcPr>
            <w:tcW w:w="3020" w:type="dxa"/>
            <w:tcMar/>
          </w:tcPr>
          <w:p w:rsidR="47E30FB7" w:rsidP="2B8EA37F" w:rsidRDefault="47E30FB7" w14:paraId="778E0824" w14:textId="649018AC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47E30FB7">
              <w:rPr>
                <w:sz w:val="20"/>
                <w:szCs w:val="20"/>
              </w:rPr>
              <w:t xml:space="preserve">+Campus </w:t>
            </w:r>
            <w:r w:rsidRPr="2B8EA37F" w:rsidR="64C2A387">
              <w:rPr>
                <w:sz w:val="20"/>
                <w:szCs w:val="20"/>
              </w:rPr>
              <w:t>LXP</w:t>
            </w:r>
          </w:p>
        </w:tc>
        <w:tc>
          <w:tcPr>
            <w:tcW w:w="3020" w:type="dxa"/>
            <w:tcMar/>
          </w:tcPr>
          <w:p w:rsidR="64C2A387" w:rsidP="2B8EA37F" w:rsidRDefault="64C2A387" w14:paraId="38B2E1FB" w14:textId="311C5F35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64C2A387">
              <w:rPr>
                <w:sz w:val="20"/>
                <w:szCs w:val="20"/>
              </w:rPr>
              <w:t>RM</w:t>
            </w:r>
          </w:p>
        </w:tc>
        <w:tc>
          <w:tcPr>
            <w:tcW w:w="3021" w:type="dxa"/>
            <w:tcMar/>
          </w:tcPr>
          <w:p w:rsidR="64C2A387" w:rsidP="2B8EA37F" w:rsidRDefault="64C2A387" w14:paraId="6A5ED822" w14:textId="56BF1A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16EEEB8B" w:rsidR="3D5C4F14">
              <w:rPr>
                <w:sz w:val="20"/>
                <w:szCs w:val="20"/>
              </w:rPr>
              <w:t xml:space="preserve">Envio das notas finais </w:t>
            </w:r>
            <w:r w:rsidRPr="16EEEB8B" w:rsidR="7DBEB0F5">
              <w:rPr>
                <w:sz w:val="20"/>
                <w:szCs w:val="20"/>
              </w:rPr>
              <w:t>dos aluno</w:t>
            </w:r>
            <w:r w:rsidRPr="16EEEB8B" w:rsidR="39B57A54">
              <w:rPr>
                <w:sz w:val="20"/>
                <w:szCs w:val="20"/>
              </w:rPr>
              <w:t>s</w:t>
            </w:r>
            <w:r w:rsidRPr="16EEEB8B" w:rsidR="7DBEB0F5">
              <w:rPr>
                <w:sz w:val="20"/>
                <w:szCs w:val="20"/>
              </w:rPr>
              <w:t xml:space="preserve"> </w:t>
            </w:r>
            <w:r w:rsidRPr="16EEEB8B" w:rsidR="3D5C4F14">
              <w:rPr>
                <w:sz w:val="20"/>
                <w:szCs w:val="20"/>
              </w:rPr>
              <w:t>para o RM</w:t>
            </w:r>
          </w:p>
        </w:tc>
      </w:tr>
      <w:tr w:rsidR="2B8EA37F" w:rsidTr="7CA053BA" w14:paraId="2888B0F6">
        <w:tc>
          <w:tcPr>
            <w:tcW w:w="3020" w:type="dxa"/>
            <w:tcMar/>
          </w:tcPr>
          <w:p w:rsidR="28AC50A2" w:rsidP="2B8EA37F" w:rsidRDefault="28AC50A2" w14:paraId="57C20229" w14:textId="7578B32E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28AC50A2">
              <w:rPr>
                <w:sz w:val="20"/>
                <w:szCs w:val="20"/>
              </w:rPr>
              <w:t>RM</w:t>
            </w:r>
          </w:p>
        </w:tc>
        <w:tc>
          <w:tcPr>
            <w:tcW w:w="3020" w:type="dxa"/>
            <w:tcMar/>
          </w:tcPr>
          <w:p w:rsidR="07826B6B" w:rsidP="2B8EA37F" w:rsidRDefault="07826B6B" w14:paraId="7B462E4A" w14:textId="42D653D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07826B6B">
              <w:rPr>
                <w:sz w:val="20"/>
                <w:szCs w:val="20"/>
              </w:rPr>
              <w:t xml:space="preserve">+Campus </w:t>
            </w:r>
            <w:r w:rsidRPr="2B8EA37F" w:rsidR="28AC50A2">
              <w:rPr>
                <w:sz w:val="20"/>
                <w:szCs w:val="20"/>
              </w:rPr>
              <w:t>LXP</w:t>
            </w:r>
          </w:p>
        </w:tc>
        <w:tc>
          <w:tcPr>
            <w:tcW w:w="3021" w:type="dxa"/>
            <w:tcMar/>
          </w:tcPr>
          <w:p w:rsidR="5B490FC5" w:rsidP="2B8EA37F" w:rsidRDefault="5B490FC5" w14:paraId="19C03F09" w14:noSpellErr="1" w14:textId="0C609EF5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5B490FC5">
              <w:rPr>
                <w:sz w:val="20"/>
                <w:szCs w:val="20"/>
              </w:rPr>
              <w:t>Autenticação LTI LXP Moodle</w:t>
            </w:r>
          </w:p>
        </w:tc>
      </w:tr>
      <w:tr w:rsidR="2B8EA37F" w:rsidTr="7CA053BA" w14:paraId="1DB80EFC">
        <w:trPr>
          <w:trHeight w:val="300"/>
        </w:trPr>
        <w:tc>
          <w:tcPr>
            <w:tcW w:w="3020" w:type="dxa"/>
            <w:tcMar/>
          </w:tcPr>
          <w:p w:rsidR="2B8EA37F" w:rsidP="2B8EA37F" w:rsidRDefault="2B8EA37F" w14:noSpellErr="1" w14:paraId="13AB7A7E" w14:textId="322F927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2B8EA37F">
              <w:rPr>
                <w:sz w:val="20"/>
                <w:szCs w:val="20"/>
              </w:rPr>
              <w:t>RM</w:t>
            </w:r>
          </w:p>
        </w:tc>
        <w:tc>
          <w:tcPr>
            <w:tcW w:w="3020" w:type="dxa"/>
            <w:tcMar/>
          </w:tcPr>
          <w:p w:rsidR="2B8EA37F" w:rsidP="2B8EA37F" w:rsidRDefault="2B8EA37F" w14:noSpellErr="1" w14:paraId="0FCF1F17" w14:textId="45186C8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2B8EA37F">
              <w:rPr>
                <w:sz w:val="20"/>
                <w:szCs w:val="20"/>
              </w:rPr>
              <w:t>AVALIA</w:t>
            </w:r>
          </w:p>
        </w:tc>
        <w:tc>
          <w:tcPr>
            <w:tcW w:w="3021" w:type="dxa"/>
            <w:tcMar/>
          </w:tcPr>
          <w:p w:rsidR="2B8EA37F" w:rsidP="2B8EA37F" w:rsidRDefault="2B8EA37F" w14:noSpellErr="1" w14:paraId="7D70F122" w14:textId="5550C10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2B8EA37F">
              <w:rPr>
                <w:sz w:val="20"/>
                <w:szCs w:val="20"/>
              </w:rPr>
              <w:t>Replica a estrutura acadêmica TOTVS RM para o ambiente do AVALIA</w:t>
            </w:r>
          </w:p>
        </w:tc>
      </w:tr>
      <w:tr w:rsidRPr="001A6157" w:rsidR="009C4FE3" w:rsidTr="7CA053BA" w14:paraId="563E8C35" w14:textId="77777777">
        <w:tc>
          <w:tcPr>
            <w:tcW w:w="3020" w:type="dxa"/>
            <w:tcMar/>
          </w:tcPr>
          <w:p w:rsidR="009C4FE3" w:rsidP="009C4FE3" w:rsidRDefault="009C4FE3" w14:paraId="32435602" w14:textId="094A3240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RM</w:t>
            </w:r>
          </w:p>
        </w:tc>
        <w:tc>
          <w:tcPr>
            <w:tcW w:w="3020" w:type="dxa"/>
            <w:tcMar/>
          </w:tcPr>
          <w:p w:rsidR="009C4FE3" w:rsidP="009C4FE3" w:rsidRDefault="009C4FE3" w14:paraId="5C476B15" w14:textId="62E1DA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MOODLE</w:t>
            </w:r>
          </w:p>
        </w:tc>
        <w:tc>
          <w:tcPr>
            <w:tcW w:w="3021" w:type="dxa"/>
            <w:tcMar/>
          </w:tcPr>
          <w:p w:rsidR="009C4FE3" w:rsidP="009C4FE3" w:rsidRDefault="009C4FE3" w14:paraId="3AE3F519" w14:textId="794816DA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 a estrutura acadêmica TOTVS RM para o ambiente do Moodle</w:t>
            </w:r>
          </w:p>
        </w:tc>
      </w:tr>
      <w:tr w:rsidR="2B8EA37F" w:rsidTr="7CA053BA" w14:paraId="56AECE3A">
        <w:trPr>
          <w:trHeight w:val="300"/>
        </w:trPr>
        <w:tc>
          <w:tcPr>
            <w:tcW w:w="3020" w:type="dxa"/>
            <w:tcMar/>
          </w:tcPr>
          <w:p w:rsidR="5427FD10" w:rsidP="2B8EA37F" w:rsidRDefault="5427FD10" w14:paraId="0501C730" w14:textId="0EFD787F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5427FD10">
              <w:rPr>
                <w:sz w:val="20"/>
                <w:szCs w:val="20"/>
              </w:rPr>
              <w:t>+Campus Orbita</w:t>
            </w:r>
          </w:p>
        </w:tc>
        <w:tc>
          <w:tcPr>
            <w:tcW w:w="3020" w:type="dxa"/>
            <w:tcMar/>
          </w:tcPr>
          <w:p w:rsidR="5427FD10" w:rsidP="2B8EA37F" w:rsidRDefault="5427FD10" w14:paraId="38178B81" w14:textId="764E8D2E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2B8EA37F" w:rsidR="5427FD10">
              <w:rPr>
                <w:sz w:val="20"/>
                <w:szCs w:val="20"/>
              </w:rPr>
              <w:t>RM</w:t>
            </w:r>
          </w:p>
        </w:tc>
        <w:tc>
          <w:tcPr>
            <w:tcW w:w="3021" w:type="dxa"/>
            <w:tcMar/>
          </w:tcPr>
          <w:p w:rsidR="5427FD10" w:rsidP="2B8EA37F" w:rsidRDefault="5427FD10" w14:paraId="6F0748E5" w14:textId="1D9ED7C7">
            <w:pPr>
              <w:pStyle w:val="Normal"/>
              <w:spacing w:line="240" w:lineRule="auto"/>
              <w:ind w:firstLine="0"/>
              <w:rPr>
                <w:sz w:val="20"/>
                <w:szCs w:val="20"/>
              </w:rPr>
            </w:pPr>
            <w:r w:rsidRPr="7CA053BA" w:rsidR="3EA8B197">
              <w:rPr>
                <w:sz w:val="20"/>
                <w:szCs w:val="20"/>
              </w:rPr>
              <w:t xml:space="preserve">Geração das </w:t>
            </w:r>
            <w:r w:rsidRPr="7CA053BA" w:rsidR="3EA8B197">
              <w:rPr>
                <w:sz w:val="20"/>
                <w:szCs w:val="20"/>
              </w:rPr>
              <w:t>matr</w:t>
            </w:r>
            <w:r w:rsidRPr="7CA053BA" w:rsidR="40230DB3">
              <w:rPr>
                <w:sz w:val="20"/>
                <w:szCs w:val="20"/>
              </w:rPr>
              <w:t>í</w:t>
            </w:r>
            <w:r w:rsidRPr="7CA053BA" w:rsidR="3EA8B197">
              <w:rPr>
                <w:sz w:val="20"/>
                <w:szCs w:val="20"/>
              </w:rPr>
              <w:t>culas</w:t>
            </w:r>
            <w:r w:rsidRPr="7CA053BA" w:rsidR="3EA8B197">
              <w:rPr>
                <w:sz w:val="20"/>
                <w:szCs w:val="20"/>
              </w:rPr>
              <w:t xml:space="preserve"> realizadas pelo Orbita no RM</w:t>
            </w:r>
          </w:p>
        </w:tc>
      </w:tr>
    </w:tbl>
    <w:p w:rsidRPr="003E65AD" w:rsidR="00D324AF" w:rsidP="00D324AF" w:rsidRDefault="00D324AF" w14:paraId="12EAA56C" w14:textId="77777777">
      <w:pPr>
        <w:spacing w:after="240" w:line="240" w:lineRule="auto"/>
        <w:ind w:firstLine="0"/>
        <w:rPr>
          <w:sz w:val="20"/>
          <w:szCs w:val="20"/>
        </w:rPr>
      </w:pPr>
      <w:r w:rsidRPr="003E65AD">
        <w:rPr>
          <w:b/>
          <w:sz w:val="20"/>
          <w:szCs w:val="20"/>
        </w:rPr>
        <w:t>Fonte:</w:t>
      </w:r>
      <w:r w:rsidRPr="003E65AD">
        <w:rPr>
          <w:sz w:val="20"/>
          <w:szCs w:val="20"/>
        </w:rPr>
        <w:t xml:space="preserve"> Os autores</w:t>
      </w:r>
      <w:r>
        <w:rPr>
          <w:sz w:val="20"/>
          <w:szCs w:val="20"/>
        </w:rPr>
        <w:t xml:space="preserve"> (2025)</w:t>
      </w:r>
      <w:r w:rsidRPr="003E65AD">
        <w:rPr>
          <w:sz w:val="20"/>
          <w:szCs w:val="20"/>
        </w:rPr>
        <w:t>.</w:t>
      </w:r>
    </w:p>
    <w:p w:rsidR="00F21976" w:rsidP="00D324AF" w:rsidRDefault="00F21976" w14:paraId="2317CD58" w14:textId="77777777">
      <w:pPr>
        <w:ind w:firstLine="0"/>
      </w:pPr>
    </w:p>
    <w:p w:rsidRPr="00015AE8" w:rsidR="00234732" w:rsidP="00F76252" w:rsidRDefault="00234732" w14:paraId="145969A5" w14:textId="25EED27E">
      <w:r w:rsidRPr="00015AE8">
        <w:br w:type="page"/>
      </w:r>
    </w:p>
    <w:p w:rsidRPr="00015AE8" w:rsidR="000C067F" w:rsidP="00F83629" w:rsidRDefault="009D558B" w14:paraId="542C1271" w14:textId="0C92F8BB">
      <w:pPr>
        <w:pStyle w:val="Ttulo1"/>
      </w:pPr>
      <w:bookmarkStart w:name="_Toc1891887013" w:id="642009285"/>
      <w:r w:rsidR="009D558B">
        <w:rPr/>
        <w:t>5</w:t>
      </w:r>
      <w:r w:rsidR="00F83629">
        <w:rPr/>
        <w:t xml:space="preserve"> </w:t>
      </w:r>
      <w:r w:rsidR="000C067F">
        <w:rPr/>
        <w:t>CONSIDERAÇÕES FINAIS</w:t>
      </w:r>
      <w:bookmarkEnd w:id="642009285"/>
    </w:p>
    <w:p w:rsidR="003515F7" w:rsidP="009D558B" w:rsidRDefault="002044AB" w14:paraId="1F8D713C" w14:textId="77777777">
      <w:r>
        <w:t>O presente documento descreve os sistemas e portais desenvolvidos internamente na Instituição, bem como os sistemas adquiridos de terceiros e integrações desenvolvidas que dão suporte às operações</w:t>
      </w:r>
      <w:r w:rsidR="003515F7">
        <w:t xml:space="preserve"> da Instituição.</w:t>
      </w:r>
    </w:p>
    <w:p w:rsidRPr="00015AE8" w:rsidR="00F07F89" w:rsidP="009D558B" w:rsidRDefault="009D558B" w14:paraId="0F1FAA98" w14:textId="3CBC5173">
      <w:bookmarkStart w:name="_GoBack" w:id="6"/>
      <w:bookmarkEnd w:id="6"/>
      <w:r w:rsidRPr="00015AE8">
        <w:t xml:space="preserve"> </w:t>
      </w:r>
    </w:p>
    <w:p w:rsidRPr="00015AE8" w:rsidR="00145AA5" w:rsidP="0001349F" w:rsidRDefault="00145AA5" w14:paraId="52B4E6F8" w14:textId="77777777">
      <w:pPr>
        <w:ind w:firstLine="0"/>
      </w:pPr>
    </w:p>
    <w:sectPr w:rsidRPr="00015AE8" w:rsidR="00145AA5" w:rsidSect="005C57DB">
      <w:footerReference w:type="default" r:id="rId16"/>
      <w:footerReference w:type="first" r:id="rId17"/>
      <w:pgSz w:w="11906" w:h="16838" w:orient="portrait"/>
      <w:pgMar w:top="1701" w:right="1134" w:bottom="1134" w:left="1701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0178" w:rsidP="0098266C" w:rsidRDefault="00190178" w14:paraId="30450DE0" w14:textId="77777777">
      <w:r>
        <w:separator/>
      </w:r>
    </w:p>
  </w:endnote>
  <w:endnote w:type="continuationSeparator" w:id="0">
    <w:p w:rsidR="00190178" w:rsidP="0098266C" w:rsidRDefault="00190178" w14:paraId="72BE027C" w14:textId="77777777">
      <w:r>
        <w:continuationSeparator/>
      </w:r>
    </w:p>
  </w:endnote>
  <w:endnote w:type="continuationNotice" w:id="1">
    <w:p w:rsidR="00190178" w:rsidRDefault="00190178" w14:paraId="0276BAA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JEKAJH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ecilia Roman">
    <w:altName w:val="Times New Roman"/>
    <w:charset w:val="00"/>
    <w:family w:val="roman"/>
    <w:pitch w:val="default"/>
  </w:font>
  <w:font w:name="Andale Sans UI">
    <w:altName w:val="Times New Roman"/>
    <w:charset w:val="00"/>
    <w:family w:val="auto"/>
    <w:pitch w:val="variable"/>
  </w:font>
  <w:font w:name="Times New Roman Bold">
    <w:altName w:val="Times New Roman"/>
    <w:charset w:val="00"/>
    <w:family w:val="roman"/>
    <w:pitch w:val="default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5A82" w:rsidP="4A2618F2" w:rsidRDefault="00855A82" w14:paraId="57F22D23" w14:textId="320661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855A82" w:rsidTr="4A2618F2" w14:paraId="38EC99FE" w14:textId="77777777">
      <w:tc>
        <w:tcPr>
          <w:tcW w:w="3020" w:type="dxa"/>
        </w:tcPr>
        <w:p w:rsidR="00855A82" w:rsidP="4A2618F2" w:rsidRDefault="00855A82" w14:paraId="1FD3D3A7" w14:textId="56D264E4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00855A82" w:rsidP="4A2618F2" w:rsidRDefault="00855A82" w14:paraId="41B11DE6" w14:textId="4E4B65D7">
          <w:pPr>
            <w:pStyle w:val="Cabealho"/>
            <w:jc w:val="center"/>
          </w:pPr>
        </w:p>
      </w:tc>
      <w:tc>
        <w:tcPr>
          <w:tcW w:w="3020" w:type="dxa"/>
        </w:tcPr>
        <w:p w:rsidR="00855A82" w:rsidP="4A2618F2" w:rsidRDefault="00855A82" w14:paraId="7978807F" w14:textId="2D2EDCBA">
          <w:pPr>
            <w:pStyle w:val="Cabealho"/>
            <w:ind w:right="-115"/>
            <w:jc w:val="right"/>
          </w:pPr>
        </w:p>
      </w:tc>
    </w:tr>
  </w:tbl>
  <w:p w:rsidR="00855A82" w:rsidP="4A2618F2" w:rsidRDefault="00855A82" w14:paraId="29948296" w14:textId="08939DD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5A82" w:rsidP="4A2618F2" w:rsidRDefault="00855A82" w14:paraId="52D3DC37" w14:textId="4F42F89C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855A82" w:rsidTr="4A2618F2" w14:paraId="6BC02D96" w14:textId="77777777">
      <w:tc>
        <w:tcPr>
          <w:tcW w:w="3020" w:type="dxa"/>
        </w:tcPr>
        <w:p w:rsidR="00855A82" w:rsidP="4A2618F2" w:rsidRDefault="00855A82" w14:paraId="27E45C48" w14:textId="737D987E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00855A82" w:rsidP="4A2618F2" w:rsidRDefault="00855A82" w14:paraId="2B5CB1B0" w14:textId="1BE71561">
          <w:pPr>
            <w:pStyle w:val="Cabealho"/>
            <w:jc w:val="center"/>
          </w:pPr>
        </w:p>
      </w:tc>
      <w:tc>
        <w:tcPr>
          <w:tcW w:w="3020" w:type="dxa"/>
        </w:tcPr>
        <w:p w:rsidR="00855A82" w:rsidP="4A2618F2" w:rsidRDefault="00855A82" w14:paraId="37519C9F" w14:textId="2FD015F7">
          <w:pPr>
            <w:pStyle w:val="Cabealho"/>
            <w:ind w:right="-115"/>
            <w:jc w:val="right"/>
          </w:pPr>
        </w:p>
      </w:tc>
    </w:tr>
  </w:tbl>
  <w:p w:rsidR="00855A82" w:rsidP="4A2618F2" w:rsidRDefault="00855A82" w14:paraId="48FC956C" w14:textId="463741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0178" w:rsidP="0098266C" w:rsidRDefault="00190178" w14:paraId="76E7B8EC" w14:textId="77777777">
      <w:r>
        <w:separator/>
      </w:r>
    </w:p>
  </w:footnote>
  <w:footnote w:type="continuationSeparator" w:id="0">
    <w:p w:rsidR="00190178" w:rsidP="0098266C" w:rsidRDefault="00190178" w14:paraId="5D7B1660" w14:textId="77777777">
      <w:r>
        <w:continuationSeparator/>
      </w:r>
    </w:p>
  </w:footnote>
  <w:footnote w:type="continuationNotice" w:id="1">
    <w:p w:rsidR="00190178" w:rsidRDefault="00190178" w14:paraId="2FDF98BF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63340148"/>
      <w:docPartObj>
        <w:docPartGallery w:val="Page Numbers (Top of Page)"/>
        <w:docPartUnique/>
      </w:docPartObj>
    </w:sdtPr>
    <w:sdtEndPr/>
    <w:sdtContent>
      <w:p w:rsidR="00855A82" w:rsidRDefault="00855A82" w14:paraId="5AD9616A" w14:textId="696075A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55A82" w:rsidRDefault="00855A82" w14:paraId="23111C7B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5A82" w:rsidRDefault="00855A82" w14:paraId="34DBA4F3" w14:textId="502C6D5B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:rsidR="00855A82" w:rsidRDefault="00855A82" w14:paraId="1D708CC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7">
    <w:nsid w:val="56da5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8b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af23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6fa0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7ea9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2fcc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fafe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6348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w:abstractNumId="0" w15:restartNumberingAfterBreak="0">
    <w:nsid w:val="FFFFFF83"/>
    <w:multiLevelType w:val="singleLevel"/>
    <w:tmpl w:val="F71A6418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1" w15:restartNumberingAfterBreak="0">
    <w:nsid w:val="FFFFFF89"/>
    <w:multiLevelType w:val="singleLevel"/>
    <w:tmpl w:val="5526F43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1AC5264"/>
    <w:multiLevelType w:val="hybridMultilevel"/>
    <w:tmpl w:val="407E821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1BE0382"/>
    <w:multiLevelType w:val="hybridMultilevel"/>
    <w:tmpl w:val="716CBF2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8317AA8"/>
    <w:multiLevelType w:val="hybridMultilevel"/>
    <w:tmpl w:val="B57A97A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0D38CE"/>
    <w:multiLevelType w:val="hybridMultilevel"/>
    <w:tmpl w:val="C88AF85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641A52"/>
    <w:multiLevelType w:val="hybridMultilevel"/>
    <w:tmpl w:val="04C8CF5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0E5A334F"/>
    <w:multiLevelType w:val="hybridMultilevel"/>
    <w:tmpl w:val="3F7CCE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E62737B"/>
    <w:multiLevelType w:val="hybridMultilevel"/>
    <w:tmpl w:val="0C28C3AC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 w15:restartNumberingAfterBreak="0">
    <w:nsid w:val="10EB4324"/>
    <w:multiLevelType w:val="hybridMultilevel"/>
    <w:tmpl w:val="47BEC834"/>
    <w:lvl w:ilvl="0" w:tplc="04160001">
      <w:start w:val="1"/>
      <w:numFmt w:val="bullet"/>
      <w:lvlText w:val=""/>
      <w:lvlJc w:val="left"/>
      <w:pPr>
        <w:ind w:left="74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10" w15:restartNumberingAfterBreak="0">
    <w:nsid w:val="1BDA3383"/>
    <w:multiLevelType w:val="hybridMultilevel"/>
    <w:tmpl w:val="E7E852E4"/>
    <w:lvl w:ilvl="0" w:tplc="5DE47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90C2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88CB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AC00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9E7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7EBD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B61A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BACC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94B6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F80FA5"/>
    <w:multiLevelType w:val="hybridMultilevel"/>
    <w:tmpl w:val="99AE3A3C"/>
    <w:lvl w:ilvl="0" w:tplc="04160005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hint="default" w:ascii="Wingdings" w:hAnsi="Wingdings"/>
      </w:rPr>
    </w:lvl>
  </w:abstractNum>
  <w:abstractNum w:abstractNumId="12" w15:restartNumberingAfterBreak="0">
    <w:nsid w:val="20256207"/>
    <w:multiLevelType w:val="hybridMultilevel"/>
    <w:tmpl w:val="F9A25DE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232C76E3"/>
    <w:multiLevelType w:val="hybridMultilevel"/>
    <w:tmpl w:val="448ACCC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FD7DAA"/>
    <w:multiLevelType w:val="hybridMultilevel"/>
    <w:tmpl w:val="7A42C6D8"/>
    <w:lvl w:ilvl="0" w:tplc="04160005">
      <w:start w:val="1"/>
      <w:numFmt w:val="bullet"/>
      <w:lvlText w:val=""/>
      <w:lvlJc w:val="left"/>
      <w:pPr>
        <w:ind w:left="742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6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8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0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2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4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6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8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02" w:hanging="360"/>
      </w:pPr>
      <w:rPr>
        <w:rFonts w:hint="default" w:ascii="Wingdings" w:hAnsi="Wingdings"/>
      </w:rPr>
    </w:lvl>
  </w:abstractNum>
  <w:abstractNum w:abstractNumId="15" w15:restartNumberingAfterBreak="0">
    <w:nsid w:val="27ED66B1"/>
    <w:multiLevelType w:val="hybridMultilevel"/>
    <w:tmpl w:val="C660EB4E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 w15:restartNumberingAfterBreak="0">
    <w:nsid w:val="2BC13DA7"/>
    <w:multiLevelType w:val="hybridMultilevel"/>
    <w:tmpl w:val="E74C09EE"/>
    <w:lvl w:ilvl="0" w:tplc="3014E5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9A26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72C1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F65C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F62F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124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A00E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380C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6826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695705"/>
    <w:multiLevelType w:val="hybridMultilevel"/>
    <w:tmpl w:val="42F2BF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D8174FA"/>
    <w:multiLevelType w:val="hybridMultilevel"/>
    <w:tmpl w:val="EBE8E9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B26180"/>
    <w:multiLevelType w:val="hybridMultilevel"/>
    <w:tmpl w:val="683C4F00"/>
    <w:lvl w:ilvl="0" w:tplc="04160001">
      <w:start w:val="1"/>
      <w:numFmt w:val="bullet"/>
      <w:lvlText w:val=""/>
      <w:lvlJc w:val="left"/>
      <w:pPr>
        <w:ind w:left="74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20" w15:restartNumberingAfterBreak="0">
    <w:nsid w:val="34DB02C0"/>
    <w:multiLevelType w:val="hybridMultilevel"/>
    <w:tmpl w:val="6C06893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6A45DED"/>
    <w:multiLevelType w:val="hybridMultilevel"/>
    <w:tmpl w:val="22940EC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2" w15:restartNumberingAfterBreak="0">
    <w:nsid w:val="388E66E7"/>
    <w:multiLevelType w:val="hybridMultilevel"/>
    <w:tmpl w:val="FFC00D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1D37891"/>
    <w:multiLevelType w:val="hybridMultilevel"/>
    <w:tmpl w:val="621A13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480D3D"/>
    <w:multiLevelType w:val="hybridMultilevel"/>
    <w:tmpl w:val="4184B0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3C65594"/>
    <w:multiLevelType w:val="hybridMultilevel"/>
    <w:tmpl w:val="196A4A6E"/>
    <w:lvl w:ilvl="0" w:tplc="E7C2A6F8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C00D64"/>
    <w:multiLevelType w:val="hybridMultilevel"/>
    <w:tmpl w:val="D5C2F3A6"/>
    <w:lvl w:ilvl="0" w:tplc="04160001">
      <w:start w:val="1"/>
      <w:numFmt w:val="bullet"/>
      <w:lvlText w:val=""/>
      <w:lvlJc w:val="left"/>
      <w:pPr>
        <w:ind w:left="50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6B267C2"/>
    <w:multiLevelType w:val="hybridMultilevel"/>
    <w:tmpl w:val="9C784E80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 w15:restartNumberingAfterBreak="0">
    <w:nsid w:val="49D94B13"/>
    <w:multiLevelType w:val="hybridMultilevel"/>
    <w:tmpl w:val="9612B14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A294E8A"/>
    <w:multiLevelType w:val="hybridMultilevel"/>
    <w:tmpl w:val="A4225474"/>
    <w:lvl w:ilvl="0" w:tplc="04160001">
      <w:start w:val="1"/>
      <w:numFmt w:val="bullet"/>
      <w:lvlText w:val=""/>
      <w:lvlJc w:val="left"/>
      <w:pPr>
        <w:ind w:left="74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30" w15:restartNumberingAfterBreak="0">
    <w:nsid w:val="4A8E7603"/>
    <w:multiLevelType w:val="hybridMultilevel"/>
    <w:tmpl w:val="3A706C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A944C39"/>
    <w:multiLevelType w:val="hybridMultilevel"/>
    <w:tmpl w:val="DF8C86D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 w15:restartNumberingAfterBreak="0">
    <w:nsid w:val="4B037D87"/>
    <w:multiLevelType w:val="hybridMultilevel"/>
    <w:tmpl w:val="0B10A78E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3" w15:restartNumberingAfterBreak="0">
    <w:nsid w:val="4D42185C"/>
    <w:multiLevelType w:val="hybridMultilevel"/>
    <w:tmpl w:val="8D1873BA"/>
    <w:lvl w:ilvl="0" w:tplc="1F066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0213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7C3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F2BD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82D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4420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5E07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B23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5A25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DAA43AD"/>
    <w:multiLevelType w:val="hybridMultilevel"/>
    <w:tmpl w:val="08BA3D1A"/>
    <w:lvl w:ilvl="0" w:tplc="04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6AD015B"/>
    <w:multiLevelType w:val="hybridMultilevel"/>
    <w:tmpl w:val="64384AC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7BD374B"/>
    <w:multiLevelType w:val="hybridMultilevel"/>
    <w:tmpl w:val="D3C244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8905318"/>
    <w:multiLevelType w:val="hybridMultilevel"/>
    <w:tmpl w:val="E7B217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B6D1B54"/>
    <w:multiLevelType w:val="hybridMultilevel"/>
    <w:tmpl w:val="11A666F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9" w15:restartNumberingAfterBreak="0">
    <w:nsid w:val="616820D4"/>
    <w:multiLevelType w:val="hybridMultilevel"/>
    <w:tmpl w:val="53F09FC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56B7634"/>
    <w:multiLevelType w:val="hybridMultilevel"/>
    <w:tmpl w:val="ED76655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 w15:restartNumberingAfterBreak="0">
    <w:nsid w:val="68CA4AD6"/>
    <w:multiLevelType w:val="hybridMultilevel"/>
    <w:tmpl w:val="7B4CB52E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2" w15:restartNumberingAfterBreak="0">
    <w:nsid w:val="6AAD45FC"/>
    <w:multiLevelType w:val="hybridMultilevel"/>
    <w:tmpl w:val="422E6B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C40343C"/>
    <w:multiLevelType w:val="hybridMultilevel"/>
    <w:tmpl w:val="658AF0BE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4" w15:restartNumberingAfterBreak="0">
    <w:nsid w:val="6E6D1D45"/>
    <w:multiLevelType w:val="hybridMultilevel"/>
    <w:tmpl w:val="4FC478C6"/>
    <w:lvl w:ilvl="0" w:tplc="CFA6C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CA3E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509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C810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2EBE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8244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9A47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3E4E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3A79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E62C05"/>
    <w:multiLevelType w:val="hybridMultilevel"/>
    <w:tmpl w:val="FBFC90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F3F2213"/>
    <w:multiLevelType w:val="hybridMultilevel"/>
    <w:tmpl w:val="C6949C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93C5691"/>
    <w:multiLevelType w:val="hybridMultilevel"/>
    <w:tmpl w:val="89701C62"/>
    <w:lvl w:ilvl="0" w:tplc="2006C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5C7F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8632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D2E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8E64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AEF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BA24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6A9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D65A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AEE3CF4"/>
    <w:multiLevelType w:val="hybridMultilevel"/>
    <w:tmpl w:val="5A8C32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DC53183"/>
    <w:multiLevelType w:val="hybridMultilevel"/>
    <w:tmpl w:val="766213C4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1">
    <w:abstractNumId w:val="47"/>
  </w:num>
  <w:num w:numId="2">
    <w:abstractNumId w:val="34"/>
  </w:num>
  <w:num w:numId="3">
    <w:abstractNumId w:val="1"/>
  </w:num>
  <w:num w:numId="4">
    <w:abstractNumId w:val="0"/>
  </w:num>
  <w:num w:numId="5">
    <w:abstractNumId w:val="14"/>
  </w:num>
  <w:num w:numId="6">
    <w:abstractNumId w:val="32"/>
  </w:num>
  <w:num w:numId="7">
    <w:abstractNumId w:val="41"/>
  </w:num>
  <w:num w:numId="8">
    <w:abstractNumId w:val="6"/>
  </w:num>
  <w:num w:numId="9">
    <w:abstractNumId w:val="11"/>
  </w:num>
  <w:num w:numId="10">
    <w:abstractNumId w:val="5"/>
  </w:num>
  <w:num w:numId="11">
    <w:abstractNumId w:val="22"/>
  </w:num>
  <w:num w:numId="12">
    <w:abstractNumId w:val="10"/>
  </w:num>
  <w:num w:numId="13">
    <w:abstractNumId w:val="33"/>
  </w:num>
  <w:num w:numId="14">
    <w:abstractNumId w:val="16"/>
  </w:num>
  <w:num w:numId="15">
    <w:abstractNumId w:val="44"/>
  </w:num>
  <w:num w:numId="16">
    <w:abstractNumId w:val="18"/>
  </w:num>
  <w:num w:numId="17">
    <w:abstractNumId w:val="29"/>
  </w:num>
  <w:num w:numId="18">
    <w:abstractNumId w:val="9"/>
  </w:num>
  <w:num w:numId="19">
    <w:abstractNumId w:val="19"/>
  </w:num>
  <w:num w:numId="20">
    <w:abstractNumId w:val="38"/>
  </w:num>
  <w:num w:numId="21">
    <w:abstractNumId w:val="15"/>
  </w:num>
  <w:num w:numId="22">
    <w:abstractNumId w:val="24"/>
  </w:num>
  <w:num w:numId="23">
    <w:abstractNumId w:val="36"/>
  </w:num>
  <w:num w:numId="24">
    <w:abstractNumId w:val="20"/>
  </w:num>
  <w:num w:numId="25">
    <w:abstractNumId w:val="28"/>
  </w:num>
  <w:num w:numId="26">
    <w:abstractNumId w:val="46"/>
  </w:num>
  <w:num w:numId="27">
    <w:abstractNumId w:val="7"/>
  </w:num>
  <w:num w:numId="28">
    <w:abstractNumId w:val="4"/>
  </w:num>
  <w:num w:numId="29">
    <w:abstractNumId w:val="37"/>
  </w:num>
  <w:num w:numId="30">
    <w:abstractNumId w:val="2"/>
  </w:num>
  <w:num w:numId="31">
    <w:abstractNumId w:val="48"/>
  </w:num>
  <w:num w:numId="32">
    <w:abstractNumId w:val="42"/>
  </w:num>
  <w:num w:numId="33">
    <w:abstractNumId w:val="27"/>
  </w:num>
  <w:num w:numId="34">
    <w:abstractNumId w:val="26"/>
  </w:num>
  <w:num w:numId="35">
    <w:abstractNumId w:val="45"/>
  </w:num>
  <w:num w:numId="36">
    <w:abstractNumId w:val="39"/>
  </w:num>
  <w:num w:numId="37">
    <w:abstractNumId w:val="13"/>
  </w:num>
  <w:num w:numId="38">
    <w:abstractNumId w:val="23"/>
  </w:num>
  <w:num w:numId="39">
    <w:abstractNumId w:val="40"/>
  </w:num>
  <w:num w:numId="40">
    <w:abstractNumId w:val="12"/>
  </w:num>
  <w:num w:numId="41">
    <w:abstractNumId w:val="25"/>
  </w:num>
  <w:num w:numId="42">
    <w:abstractNumId w:val="31"/>
  </w:num>
  <w:num w:numId="43">
    <w:abstractNumId w:val="8"/>
  </w:num>
  <w:num w:numId="44">
    <w:abstractNumId w:val="49"/>
  </w:num>
  <w:num w:numId="45">
    <w:abstractNumId w:val="21"/>
  </w:num>
  <w:num w:numId="46">
    <w:abstractNumId w:val="3"/>
  </w:num>
  <w:num w:numId="47">
    <w:abstractNumId w:val="43"/>
  </w:num>
  <w:num w:numId="48">
    <w:abstractNumId w:val="30"/>
  </w:num>
  <w:num w:numId="49">
    <w:abstractNumId w:val="35"/>
  </w:num>
  <w:num w:numId="50">
    <w:abstractNumId w:val="17"/>
  </w:num>
  <w:numIdMacAtCleanup w:val="21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22"/>
    <w:rsid w:val="000002E2"/>
    <w:rsid w:val="00000302"/>
    <w:rsid w:val="0000034D"/>
    <w:rsid w:val="00000796"/>
    <w:rsid w:val="000007EE"/>
    <w:rsid w:val="0000086E"/>
    <w:rsid w:val="00000C06"/>
    <w:rsid w:val="00000CAF"/>
    <w:rsid w:val="00000CB8"/>
    <w:rsid w:val="00000DE4"/>
    <w:rsid w:val="00000E72"/>
    <w:rsid w:val="00000F8D"/>
    <w:rsid w:val="0000105C"/>
    <w:rsid w:val="00001131"/>
    <w:rsid w:val="0000119A"/>
    <w:rsid w:val="0000125B"/>
    <w:rsid w:val="000013BB"/>
    <w:rsid w:val="00001463"/>
    <w:rsid w:val="00001740"/>
    <w:rsid w:val="00001849"/>
    <w:rsid w:val="00001924"/>
    <w:rsid w:val="00001928"/>
    <w:rsid w:val="00001AF7"/>
    <w:rsid w:val="00001B99"/>
    <w:rsid w:val="00001D86"/>
    <w:rsid w:val="00001DA2"/>
    <w:rsid w:val="00001DE9"/>
    <w:rsid w:val="00001EA6"/>
    <w:rsid w:val="00001EF4"/>
    <w:rsid w:val="00001FBF"/>
    <w:rsid w:val="0000205A"/>
    <w:rsid w:val="00002170"/>
    <w:rsid w:val="000021F0"/>
    <w:rsid w:val="000023B7"/>
    <w:rsid w:val="00002506"/>
    <w:rsid w:val="00002738"/>
    <w:rsid w:val="000028BE"/>
    <w:rsid w:val="00002B15"/>
    <w:rsid w:val="00002C72"/>
    <w:rsid w:val="00002DFC"/>
    <w:rsid w:val="00002E4F"/>
    <w:rsid w:val="00002F61"/>
    <w:rsid w:val="00002F6D"/>
    <w:rsid w:val="000031C8"/>
    <w:rsid w:val="00003202"/>
    <w:rsid w:val="000034DB"/>
    <w:rsid w:val="00003725"/>
    <w:rsid w:val="000039D0"/>
    <w:rsid w:val="00003A04"/>
    <w:rsid w:val="00003A61"/>
    <w:rsid w:val="00003B01"/>
    <w:rsid w:val="00003BCF"/>
    <w:rsid w:val="00003C13"/>
    <w:rsid w:val="00003C2B"/>
    <w:rsid w:val="00003C9B"/>
    <w:rsid w:val="00004450"/>
    <w:rsid w:val="0000446C"/>
    <w:rsid w:val="000044C1"/>
    <w:rsid w:val="00004528"/>
    <w:rsid w:val="00004537"/>
    <w:rsid w:val="0000464B"/>
    <w:rsid w:val="000046BF"/>
    <w:rsid w:val="000046C1"/>
    <w:rsid w:val="00004C94"/>
    <w:rsid w:val="00004D6F"/>
    <w:rsid w:val="00004D7E"/>
    <w:rsid w:val="00004D9C"/>
    <w:rsid w:val="00004E52"/>
    <w:rsid w:val="00004E82"/>
    <w:rsid w:val="00005238"/>
    <w:rsid w:val="000052C5"/>
    <w:rsid w:val="00005365"/>
    <w:rsid w:val="0000536A"/>
    <w:rsid w:val="00005379"/>
    <w:rsid w:val="0000541E"/>
    <w:rsid w:val="00005501"/>
    <w:rsid w:val="0000552B"/>
    <w:rsid w:val="00005561"/>
    <w:rsid w:val="00005753"/>
    <w:rsid w:val="00005798"/>
    <w:rsid w:val="000058E3"/>
    <w:rsid w:val="00005B32"/>
    <w:rsid w:val="00005C59"/>
    <w:rsid w:val="00005C7C"/>
    <w:rsid w:val="00005C80"/>
    <w:rsid w:val="00005D62"/>
    <w:rsid w:val="00005E87"/>
    <w:rsid w:val="000061E7"/>
    <w:rsid w:val="000062A8"/>
    <w:rsid w:val="000062C5"/>
    <w:rsid w:val="00006353"/>
    <w:rsid w:val="000063F1"/>
    <w:rsid w:val="00006491"/>
    <w:rsid w:val="00006548"/>
    <w:rsid w:val="00006595"/>
    <w:rsid w:val="00006702"/>
    <w:rsid w:val="0000677D"/>
    <w:rsid w:val="0000683B"/>
    <w:rsid w:val="0000698E"/>
    <w:rsid w:val="000070A7"/>
    <w:rsid w:val="000070CC"/>
    <w:rsid w:val="0000724C"/>
    <w:rsid w:val="000075EA"/>
    <w:rsid w:val="00007892"/>
    <w:rsid w:val="00007B41"/>
    <w:rsid w:val="00007D69"/>
    <w:rsid w:val="00007DE8"/>
    <w:rsid w:val="00007EF5"/>
    <w:rsid w:val="0001001B"/>
    <w:rsid w:val="0001006E"/>
    <w:rsid w:val="00010162"/>
    <w:rsid w:val="000101CB"/>
    <w:rsid w:val="000103C7"/>
    <w:rsid w:val="000109F5"/>
    <w:rsid w:val="00010AF6"/>
    <w:rsid w:val="00010BB4"/>
    <w:rsid w:val="00010C07"/>
    <w:rsid w:val="00010F37"/>
    <w:rsid w:val="00011008"/>
    <w:rsid w:val="0001105F"/>
    <w:rsid w:val="0001131B"/>
    <w:rsid w:val="00011328"/>
    <w:rsid w:val="0001142D"/>
    <w:rsid w:val="000114B5"/>
    <w:rsid w:val="000114D1"/>
    <w:rsid w:val="00011567"/>
    <w:rsid w:val="00011611"/>
    <w:rsid w:val="000117A8"/>
    <w:rsid w:val="000119A2"/>
    <w:rsid w:val="00011A18"/>
    <w:rsid w:val="00011A65"/>
    <w:rsid w:val="00011B98"/>
    <w:rsid w:val="00011D20"/>
    <w:rsid w:val="00012105"/>
    <w:rsid w:val="0001213E"/>
    <w:rsid w:val="000122AB"/>
    <w:rsid w:val="00012442"/>
    <w:rsid w:val="000125CC"/>
    <w:rsid w:val="000125CE"/>
    <w:rsid w:val="0001262B"/>
    <w:rsid w:val="000126B1"/>
    <w:rsid w:val="000127DD"/>
    <w:rsid w:val="000129DE"/>
    <w:rsid w:val="00012B64"/>
    <w:rsid w:val="00012B79"/>
    <w:rsid w:val="00012BD5"/>
    <w:rsid w:val="00012C41"/>
    <w:rsid w:val="00012C45"/>
    <w:rsid w:val="00013153"/>
    <w:rsid w:val="00013196"/>
    <w:rsid w:val="00013302"/>
    <w:rsid w:val="00013394"/>
    <w:rsid w:val="00013496"/>
    <w:rsid w:val="0001349F"/>
    <w:rsid w:val="000134C9"/>
    <w:rsid w:val="00013555"/>
    <w:rsid w:val="00013AEB"/>
    <w:rsid w:val="00013C22"/>
    <w:rsid w:val="00013DC6"/>
    <w:rsid w:val="000142C1"/>
    <w:rsid w:val="00014422"/>
    <w:rsid w:val="000144AD"/>
    <w:rsid w:val="00014573"/>
    <w:rsid w:val="000145D6"/>
    <w:rsid w:val="000146D9"/>
    <w:rsid w:val="00014963"/>
    <w:rsid w:val="0001497B"/>
    <w:rsid w:val="00014B80"/>
    <w:rsid w:val="00014BEC"/>
    <w:rsid w:val="00014CEB"/>
    <w:rsid w:val="00014D0D"/>
    <w:rsid w:val="0001504F"/>
    <w:rsid w:val="000151E0"/>
    <w:rsid w:val="00015217"/>
    <w:rsid w:val="000152A7"/>
    <w:rsid w:val="000153C8"/>
    <w:rsid w:val="000153ED"/>
    <w:rsid w:val="0001542F"/>
    <w:rsid w:val="0001553F"/>
    <w:rsid w:val="00015609"/>
    <w:rsid w:val="00015665"/>
    <w:rsid w:val="0001567F"/>
    <w:rsid w:val="00015742"/>
    <w:rsid w:val="00015760"/>
    <w:rsid w:val="00015A29"/>
    <w:rsid w:val="00015AE8"/>
    <w:rsid w:val="00015D60"/>
    <w:rsid w:val="00015DDA"/>
    <w:rsid w:val="00015E6E"/>
    <w:rsid w:val="00015F95"/>
    <w:rsid w:val="00016167"/>
    <w:rsid w:val="0001623C"/>
    <w:rsid w:val="00016264"/>
    <w:rsid w:val="000163C3"/>
    <w:rsid w:val="0001640C"/>
    <w:rsid w:val="0001670A"/>
    <w:rsid w:val="00016AC0"/>
    <w:rsid w:val="00016C22"/>
    <w:rsid w:val="00016CAB"/>
    <w:rsid w:val="00016DB1"/>
    <w:rsid w:val="00016E54"/>
    <w:rsid w:val="00016E56"/>
    <w:rsid w:val="00016FA4"/>
    <w:rsid w:val="00016FB6"/>
    <w:rsid w:val="0001710C"/>
    <w:rsid w:val="0001713A"/>
    <w:rsid w:val="000171F8"/>
    <w:rsid w:val="000172CA"/>
    <w:rsid w:val="00017470"/>
    <w:rsid w:val="0001768A"/>
    <w:rsid w:val="000176AA"/>
    <w:rsid w:val="000176C3"/>
    <w:rsid w:val="00017934"/>
    <w:rsid w:val="00017958"/>
    <w:rsid w:val="00017B46"/>
    <w:rsid w:val="00017C3B"/>
    <w:rsid w:val="00017CE7"/>
    <w:rsid w:val="00017D5D"/>
    <w:rsid w:val="000200C1"/>
    <w:rsid w:val="000201B4"/>
    <w:rsid w:val="0002029C"/>
    <w:rsid w:val="0002052E"/>
    <w:rsid w:val="00020701"/>
    <w:rsid w:val="00020878"/>
    <w:rsid w:val="00020926"/>
    <w:rsid w:val="0002094F"/>
    <w:rsid w:val="00020A8A"/>
    <w:rsid w:val="00020AD2"/>
    <w:rsid w:val="00020BBC"/>
    <w:rsid w:val="00020C69"/>
    <w:rsid w:val="00020D29"/>
    <w:rsid w:val="00020E03"/>
    <w:rsid w:val="00021058"/>
    <w:rsid w:val="0002105F"/>
    <w:rsid w:val="000210CD"/>
    <w:rsid w:val="0002112D"/>
    <w:rsid w:val="0002134C"/>
    <w:rsid w:val="000214CD"/>
    <w:rsid w:val="00021668"/>
    <w:rsid w:val="00021680"/>
    <w:rsid w:val="00021697"/>
    <w:rsid w:val="000218DF"/>
    <w:rsid w:val="00021967"/>
    <w:rsid w:val="000219F6"/>
    <w:rsid w:val="00021A14"/>
    <w:rsid w:val="00021DE5"/>
    <w:rsid w:val="00021DF1"/>
    <w:rsid w:val="00021EC6"/>
    <w:rsid w:val="00021FDB"/>
    <w:rsid w:val="0002275E"/>
    <w:rsid w:val="00022869"/>
    <w:rsid w:val="000228B0"/>
    <w:rsid w:val="000228B9"/>
    <w:rsid w:val="00022B58"/>
    <w:rsid w:val="00022C2A"/>
    <w:rsid w:val="0002303D"/>
    <w:rsid w:val="0002324B"/>
    <w:rsid w:val="0002334A"/>
    <w:rsid w:val="000233CD"/>
    <w:rsid w:val="000234D6"/>
    <w:rsid w:val="000234E5"/>
    <w:rsid w:val="0002352F"/>
    <w:rsid w:val="00023546"/>
    <w:rsid w:val="000235A9"/>
    <w:rsid w:val="00023610"/>
    <w:rsid w:val="000236F1"/>
    <w:rsid w:val="00023A15"/>
    <w:rsid w:val="00023ABA"/>
    <w:rsid w:val="00023B3A"/>
    <w:rsid w:val="00023B58"/>
    <w:rsid w:val="00023CBB"/>
    <w:rsid w:val="00024214"/>
    <w:rsid w:val="00024593"/>
    <w:rsid w:val="000245A1"/>
    <w:rsid w:val="000245E6"/>
    <w:rsid w:val="00024619"/>
    <w:rsid w:val="00024625"/>
    <w:rsid w:val="00024695"/>
    <w:rsid w:val="000246A7"/>
    <w:rsid w:val="0002481D"/>
    <w:rsid w:val="000248B3"/>
    <w:rsid w:val="00024B00"/>
    <w:rsid w:val="00024DA5"/>
    <w:rsid w:val="0002519E"/>
    <w:rsid w:val="000251A6"/>
    <w:rsid w:val="00025392"/>
    <w:rsid w:val="0002571D"/>
    <w:rsid w:val="00025749"/>
    <w:rsid w:val="000257EE"/>
    <w:rsid w:val="000257F6"/>
    <w:rsid w:val="00025A7F"/>
    <w:rsid w:val="00025E04"/>
    <w:rsid w:val="00025E76"/>
    <w:rsid w:val="00025F15"/>
    <w:rsid w:val="000260C4"/>
    <w:rsid w:val="00026558"/>
    <w:rsid w:val="0002655C"/>
    <w:rsid w:val="000265F3"/>
    <w:rsid w:val="000266C1"/>
    <w:rsid w:val="000266F6"/>
    <w:rsid w:val="00026923"/>
    <w:rsid w:val="0002698A"/>
    <w:rsid w:val="000269EA"/>
    <w:rsid w:val="00026ABD"/>
    <w:rsid w:val="00026B14"/>
    <w:rsid w:val="00026B6C"/>
    <w:rsid w:val="00026CA6"/>
    <w:rsid w:val="00026FC3"/>
    <w:rsid w:val="00026FFB"/>
    <w:rsid w:val="00027256"/>
    <w:rsid w:val="0002736B"/>
    <w:rsid w:val="00027491"/>
    <w:rsid w:val="0002769D"/>
    <w:rsid w:val="000278A8"/>
    <w:rsid w:val="000278C0"/>
    <w:rsid w:val="00027932"/>
    <w:rsid w:val="00027A5A"/>
    <w:rsid w:val="00027AB7"/>
    <w:rsid w:val="00027D1B"/>
    <w:rsid w:val="00027FC4"/>
    <w:rsid w:val="00027FE8"/>
    <w:rsid w:val="00030184"/>
    <w:rsid w:val="0003042F"/>
    <w:rsid w:val="0003043C"/>
    <w:rsid w:val="000305A0"/>
    <w:rsid w:val="0003078E"/>
    <w:rsid w:val="00030A3F"/>
    <w:rsid w:val="00030D47"/>
    <w:rsid w:val="000310B7"/>
    <w:rsid w:val="00031164"/>
    <w:rsid w:val="000311C0"/>
    <w:rsid w:val="00031200"/>
    <w:rsid w:val="00031273"/>
    <w:rsid w:val="0003127C"/>
    <w:rsid w:val="0003135C"/>
    <w:rsid w:val="00031360"/>
    <w:rsid w:val="0003161C"/>
    <w:rsid w:val="00031761"/>
    <w:rsid w:val="000317BF"/>
    <w:rsid w:val="00031943"/>
    <w:rsid w:val="00031963"/>
    <w:rsid w:val="000319D7"/>
    <w:rsid w:val="000319DE"/>
    <w:rsid w:val="00031A90"/>
    <w:rsid w:val="00031BA5"/>
    <w:rsid w:val="00031C4A"/>
    <w:rsid w:val="000321BC"/>
    <w:rsid w:val="0003239F"/>
    <w:rsid w:val="000324DF"/>
    <w:rsid w:val="00032595"/>
    <w:rsid w:val="000325F2"/>
    <w:rsid w:val="00032809"/>
    <w:rsid w:val="000328AE"/>
    <w:rsid w:val="00032B28"/>
    <w:rsid w:val="00032C69"/>
    <w:rsid w:val="00032CB4"/>
    <w:rsid w:val="00032EFF"/>
    <w:rsid w:val="00032FA8"/>
    <w:rsid w:val="00033002"/>
    <w:rsid w:val="0003303D"/>
    <w:rsid w:val="0003306C"/>
    <w:rsid w:val="000331F2"/>
    <w:rsid w:val="00033484"/>
    <w:rsid w:val="00033852"/>
    <w:rsid w:val="00033987"/>
    <w:rsid w:val="00033C88"/>
    <w:rsid w:val="00033D5F"/>
    <w:rsid w:val="00033F79"/>
    <w:rsid w:val="00033FCA"/>
    <w:rsid w:val="0003436E"/>
    <w:rsid w:val="00034412"/>
    <w:rsid w:val="00034476"/>
    <w:rsid w:val="00034488"/>
    <w:rsid w:val="000345AD"/>
    <w:rsid w:val="00034657"/>
    <w:rsid w:val="0003467F"/>
    <w:rsid w:val="000347CB"/>
    <w:rsid w:val="00034879"/>
    <w:rsid w:val="000348A4"/>
    <w:rsid w:val="00034AD3"/>
    <w:rsid w:val="00034B50"/>
    <w:rsid w:val="00034B62"/>
    <w:rsid w:val="00034E5C"/>
    <w:rsid w:val="00034F35"/>
    <w:rsid w:val="00035138"/>
    <w:rsid w:val="00035167"/>
    <w:rsid w:val="000352A0"/>
    <w:rsid w:val="000352F5"/>
    <w:rsid w:val="00035312"/>
    <w:rsid w:val="000353A0"/>
    <w:rsid w:val="000354DD"/>
    <w:rsid w:val="0003559B"/>
    <w:rsid w:val="000355C7"/>
    <w:rsid w:val="000355CE"/>
    <w:rsid w:val="00035617"/>
    <w:rsid w:val="00035916"/>
    <w:rsid w:val="00035925"/>
    <w:rsid w:val="00035E75"/>
    <w:rsid w:val="00035EBF"/>
    <w:rsid w:val="00035F0B"/>
    <w:rsid w:val="00035FDD"/>
    <w:rsid w:val="00036051"/>
    <w:rsid w:val="0003615F"/>
    <w:rsid w:val="00036214"/>
    <w:rsid w:val="0003648E"/>
    <w:rsid w:val="00036587"/>
    <w:rsid w:val="000365EC"/>
    <w:rsid w:val="00036630"/>
    <w:rsid w:val="000366F3"/>
    <w:rsid w:val="0003672D"/>
    <w:rsid w:val="000367CB"/>
    <w:rsid w:val="00036811"/>
    <w:rsid w:val="000369AF"/>
    <w:rsid w:val="00036A17"/>
    <w:rsid w:val="00036A63"/>
    <w:rsid w:val="00036A9D"/>
    <w:rsid w:val="00036D00"/>
    <w:rsid w:val="00036FCB"/>
    <w:rsid w:val="000370D6"/>
    <w:rsid w:val="000373D3"/>
    <w:rsid w:val="000373E1"/>
    <w:rsid w:val="000376E6"/>
    <w:rsid w:val="000377B7"/>
    <w:rsid w:val="000378B9"/>
    <w:rsid w:val="00037966"/>
    <w:rsid w:val="00037BA6"/>
    <w:rsid w:val="00037E6C"/>
    <w:rsid w:val="00037FB9"/>
    <w:rsid w:val="0004009A"/>
    <w:rsid w:val="00040151"/>
    <w:rsid w:val="00040170"/>
    <w:rsid w:val="000401BB"/>
    <w:rsid w:val="0004030D"/>
    <w:rsid w:val="0004037C"/>
    <w:rsid w:val="00040425"/>
    <w:rsid w:val="0004047A"/>
    <w:rsid w:val="000405C3"/>
    <w:rsid w:val="00040630"/>
    <w:rsid w:val="000406F9"/>
    <w:rsid w:val="000407EE"/>
    <w:rsid w:val="000408C7"/>
    <w:rsid w:val="0004093D"/>
    <w:rsid w:val="00040A4A"/>
    <w:rsid w:val="00040A53"/>
    <w:rsid w:val="00040B87"/>
    <w:rsid w:val="00040B94"/>
    <w:rsid w:val="00040BC4"/>
    <w:rsid w:val="00040D26"/>
    <w:rsid w:val="00040DDA"/>
    <w:rsid w:val="00040DED"/>
    <w:rsid w:val="00040E32"/>
    <w:rsid w:val="00040ECF"/>
    <w:rsid w:val="00041070"/>
    <w:rsid w:val="000410A4"/>
    <w:rsid w:val="00041219"/>
    <w:rsid w:val="00041370"/>
    <w:rsid w:val="000413C3"/>
    <w:rsid w:val="0004142D"/>
    <w:rsid w:val="0004157F"/>
    <w:rsid w:val="000416E3"/>
    <w:rsid w:val="000417AA"/>
    <w:rsid w:val="00041874"/>
    <w:rsid w:val="00041D46"/>
    <w:rsid w:val="00041DBA"/>
    <w:rsid w:val="00041EDB"/>
    <w:rsid w:val="000420E9"/>
    <w:rsid w:val="00042172"/>
    <w:rsid w:val="00042178"/>
    <w:rsid w:val="00042346"/>
    <w:rsid w:val="000423DF"/>
    <w:rsid w:val="000426CF"/>
    <w:rsid w:val="0004275A"/>
    <w:rsid w:val="000427B0"/>
    <w:rsid w:val="000427DD"/>
    <w:rsid w:val="0004294B"/>
    <w:rsid w:val="0004298F"/>
    <w:rsid w:val="00042A4D"/>
    <w:rsid w:val="00042B3D"/>
    <w:rsid w:val="00042B6B"/>
    <w:rsid w:val="00042C93"/>
    <w:rsid w:val="00042CB2"/>
    <w:rsid w:val="00042CF5"/>
    <w:rsid w:val="00042D72"/>
    <w:rsid w:val="00042D8F"/>
    <w:rsid w:val="0004317B"/>
    <w:rsid w:val="00043687"/>
    <w:rsid w:val="000436BF"/>
    <w:rsid w:val="00043712"/>
    <w:rsid w:val="00043716"/>
    <w:rsid w:val="00043721"/>
    <w:rsid w:val="0004374B"/>
    <w:rsid w:val="00043855"/>
    <w:rsid w:val="0004390A"/>
    <w:rsid w:val="00043981"/>
    <w:rsid w:val="00043CF7"/>
    <w:rsid w:val="00043D31"/>
    <w:rsid w:val="00043DEA"/>
    <w:rsid w:val="00043E6A"/>
    <w:rsid w:val="00043F18"/>
    <w:rsid w:val="00043F28"/>
    <w:rsid w:val="00043FFE"/>
    <w:rsid w:val="000440E3"/>
    <w:rsid w:val="000441DD"/>
    <w:rsid w:val="000442BE"/>
    <w:rsid w:val="000442FE"/>
    <w:rsid w:val="00044393"/>
    <w:rsid w:val="0004445C"/>
    <w:rsid w:val="000444B1"/>
    <w:rsid w:val="000446F1"/>
    <w:rsid w:val="0004480F"/>
    <w:rsid w:val="00044AC2"/>
    <w:rsid w:val="00044CEB"/>
    <w:rsid w:val="00044E1F"/>
    <w:rsid w:val="00045138"/>
    <w:rsid w:val="000451B6"/>
    <w:rsid w:val="0004531F"/>
    <w:rsid w:val="000453D9"/>
    <w:rsid w:val="0004542C"/>
    <w:rsid w:val="00045456"/>
    <w:rsid w:val="000455E1"/>
    <w:rsid w:val="0004569E"/>
    <w:rsid w:val="000458ED"/>
    <w:rsid w:val="00045A66"/>
    <w:rsid w:val="00045B0D"/>
    <w:rsid w:val="00045CE6"/>
    <w:rsid w:val="00045E2F"/>
    <w:rsid w:val="00045F4F"/>
    <w:rsid w:val="0004615F"/>
    <w:rsid w:val="000464AA"/>
    <w:rsid w:val="0004653B"/>
    <w:rsid w:val="00046594"/>
    <w:rsid w:val="00046752"/>
    <w:rsid w:val="000468C0"/>
    <w:rsid w:val="000468FB"/>
    <w:rsid w:val="00046AB2"/>
    <w:rsid w:val="00046BF6"/>
    <w:rsid w:val="00046C9F"/>
    <w:rsid w:val="00046D27"/>
    <w:rsid w:val="000471C3"/>
    <w:rsid w:val="000472E1"/>
    <w:rsid w:val="000472EA"/>
    <w:rsid w:val="00047545"/>
    <w:rsid w:val="0004764D"/>
    <w:rsid w:val="000476B7"/>
    <w:rsid w:val="00047725"/>
    <w:rsid w:val="00047894"/>
    <w:rsid w:val="00047986"/>
    <w:rsid w:val="00047C7D"/>
    <w:rsid w:val="00047EF4"/>
    <w:rsid w:val="00047F5E"/>
    <w:rsid w:val="00050103"/>
    <w:rsid w:val="00050136"/>
    <w:rsid w:val="00050166"/>
    <w:rsid w:val="000501D1"/>
    <w:rsid w:val="0005031B"/>
    <w:rsid w:val="00050393"/>
    <w:rsid w:val="000505A5"/>
    <w:rsid w:val="00050783"/>
    <w:rsid w:val="0005080B"/>
    <w:rsid w:val="000508E7"/>
    <w:rsid w:val="0005098A"/>
    <w:rsid w:val="000509B1"/>
    <w:rsid w:val="00050AFD"/>
    <w:rsid w:val="00050BDB"/>
    <w:rsid w:val="00050D0C"/>
    <w:rsid w:val="00050D42"/>
    <w:rsid w:val="00051020"/>
    <w:rsid w:val="0005118D"/>
    <w:rsid w:val="00051516"/>
    <w:rsid w:val="0005155A"/>
    <w:rsid w:val="00051AF9"/>
    <w:rsid w:val="00051C03"/>
    <w:rsid w:val="00051C7A"/>
    <w:rsid w:val="00051D51"/>
    <w:rsid w:val="00051DAF"/>
    <w:rsid w:val="00051DD8"/>
    <w:rsid w:val="00051F79"/>
    <w:rsid w:val="00052367"/>
    <w:rsid w:val="0005237A"/>
    <w:rsid w:val="000523C5"/>
    <w:rsid w:val="000524E8"/>
    <w:rsid w:val="00052741"/>
    <w:rsid w:val="000527AA"/>
    <w:rsid w:val="000527B9"/>
    <w:rsid w:val="00052836"/>
    <w:rsid w:val="000529A6"/>
    <w:rsid w:val="00052A56"/>
    <w:rsid w:val="00052AD1"/>
    <w:rsid w:val="00052C1A"/>
    <w:rsid w:val="00052E3B"/>
    <w:rsid w:val="00052ED5"/>
    <w:rsid w:val="000531D4"/>
    <w:rsid w:val="00053289"/>
    <w:rsid w:val="00053439"/>
    <w:rsid w:val="00053529"/>
    <w:rsid w:val="0005360E"/>
    <w:rsid w:val="0005367A"/>
    <w:rsid w:val="00053700"/>
    <w:rsid w:val="000537B6"/>
    <w:rsid w:val="00053921"/>
    <w:rsid w:val="00053991"/>
    <w:rsid w:val="00053992"/>
    <w:rsid w:val="00053B1D"/>
    <w:rsid w:val="00053BC8"/>
    <w:rsid w:val="00053DDA"/>
    <w:rsid w:val="00053E6D"/>
    <w:rsid w:val="00053F6D"/>
    <w:rsid w:val="00053FE5"/>
    <w:rsid w:val="00054026"/>
    <w:rsid w:val="000540A5"/>
    <w:rsid w:val="000541ED"/>
    <w:rsid w:val="00054303"/>
    <w:rsid w:val="0005455D"/>
    <w:rsid w:val="000547E7"/>
    <w:rsid w:val="00054A3D"/>
    <w:rsid w:val="00054B66"/>
    <w:rsid w:val="00054C0D"/>
    <w:rsid w:val="00054D83"/>
    <w:rsid w:val="00054E5B"/>
    <w:rsid w:val="00054EB9"/>
    <w:rsid w:val="00055032"/>
    <w:rsid w:val="00055065"/>
    <w:rsid w:val="00055417"/>
    <w:rsid w:val="00055484"/>
    <w:rsid w:val="000556D3"/>
    <w:rsid w:val="00055860"/>
    <w:rsid w:val="000558CE"/>
    <w:rsid w:val="0005593E"/>
    <w:rsid w:val="0005599B"/>
    <w:rsid w:val="00055AF5"/>
    <w:rsid w:val="00055B2A"/>
    <w:rsid w:val="00055B42"/>
    <w:rsid w:val="00055C39"/>
    <w:rsid w:val="00055C4C"/>
    <w:rsid w:val="00055C72"/>
    <w:rsid w:val="00055DEB"/>
    <w:rsid w:val="00055E3E"/>
    <w:rsid w:val="000560EB"/>
    <w:rsid w:val="00056249"/>
    <w:rsid w:val="000563B5"/>
    <w:rsid w:val="00056422"/>
    <w:rsid w:val="000564B2"/>
    <w:rsid w:val="000565ED"/>
    <w:rsid w:val="00056714"/>
    <w:rsid w:val="00056748"/>
    <w:rsid w:val="000567DD"/>
    <w:rsid w:val="00056A1A"/>
    <w:rsid w:val="00056A56"/>
    <w:rsid w:val="00056B4F"/>
    <w:rsid w:val="00056F22"/>
    <w:rsid w:val="00056F69"/>
    <w:rsid w:val="000570BF"/>
    <w:rsid w:val="00057160"/>
    <w:rsid w:val="00057237"/>
    <w:rsid w:val="000572E3"/>
    <w:rsid w:val="0005738B"/>
    <w:rsid w:val="000573C5"/>
    <w:rsid w:val="00057407"/>
    <w:rsid w:val="0005755E"/>
    <w:rsid w:val="000575C7"/>
    <w:rsid w:val="00057683"/>
    <w:rsid w:val="000576D1"/>
    <w:rsid w:val="0005776C"/>
    <w:rsid w:val="00057797"/>
    <w:rsid w:val="00057798"/>
    <w:rsid w:val="00057945"/>
    <w:rsid w:val="00057B13"/>
    <w:rsid w:val="00057C70"/>
    <w:rsid w:val="00057C7C"/>
    <w:rsid w:val="00057CA4"/>
    <w:rsid w:val="00057D02"/>
    <w:rsid w:val="00057D9C"/>
    <w:rsid w:val="00057E3A"/>
    <w:rsid w:val="00057EB2"/>
    <w:rsid w:val="00057F9B"/>
    <w:rsid w:val="0006006B"/>
    <w:rsid w:val="00060171"/>
    <w:rsid w:val="00060520"/>
    <w:rsid w:val="000605B2"/>
    <w:rsid w:val="0006072E"/>
    <w:rsid w:val="00060758"/>
    <w:rsid w:val="000607E9"/>
    <w:rsid w:val="00060932"/>
    <w:rsid w:val="00060A1B"/>
    <w:rsid w:val="00060B8B"/>
    <w:rsid w:val="00060C4F"/>
    <w:rsid w:val="0006107A"/>
    <w:rsid w:val="000613B5"/>
    <w:rsid w:val="0006159A"/>
    <w:rsid w:val="000616A5"/>
    <w:rsid w:val="000616AA"/>
    <w:rsid w:val="000616F0"/>
    <w:rsid w:val="000617F5"/>
    <w:rsid w:val="000618E7"/>
    <w:rsid w:val="00061A1C"/>
    <w:rsid w:val="00061CF8"/>
    <w:rsid w:val="00061E3F"/>
    <w:rsid w:val="000622F3"/>
    <w:rsid w:val="0006237D"/>
    <w:rsid w:val="000623FE"/>
    <w:rsid w:val="0006259C"/>
    <w:rsid w:val="0006273C"/>
    <w:rsid w:val="00062817"/>
    <w:rsid w:val="00062903"/>
    <w:rsid w:val="000629D2"/>
    <w:rsid w:val="00062B17"/>
    <w:rsid w:val="00062BB3"/>
    <w:rsid w:val="00062BD0"/>
    <w:rsid w:val="00062E50"/>
    <w:rsid w:val="00062F26"/>
    <w:rsid w:val="00062F95"/>
    <w:rsid w:val="0006304A"/>
    <w:rsid w:val="00063208"/>
    <w:rsid w:val="000633BD"/>
    <w:rsid w:val="00063418"/>
    <w:rsid w:val="0006346E"/>
    <w:rsid w:val="000635F8"/>
    <w:rsid w:val="000636D4"/>
    <w:rsid w:val="00063CC1"/>
    <w:rsid w:val="00063E0B"/>
    <w:rsid w:val="00063E8A"/>
    <w:rsid w:val="00063E99"/>
    <w:rsid w:val="0006405D"/>
    <w:rsid w:val="0006422D"/>
    <w:rsid w:val="00064317"/>
    <w:rsid w:val="00064525"/>
    <w:rsid w:val="0006458C"/>
    <w:rsid w:val="000645B5"/>
    <w:rsid w:val="000645B7"/>
    <w:rsid w:val="00064636"/>
    <w:rsid w:val="0006488C"/>
    <w:rsid w:val="00064A91"/>
    <w:rsid w:val="00064ABE"/>
    <w:rsid w:val="00064AFF"/>
    <w:rsid w:val="00064B5A"/>
    <w:rsid w:val="00064C8E"/>
    <w:rsid w:val="00064D89"/>
    <w:rsid w:val="00064DB6"/>
    <w:rsid w:val="00064F32"/>
    <w:rsid w:val="000650CE"/>
    <w:rsid w:val="0006511B"/>
    <w:rsid w:val="00065278"/>
    <w:rsid w:val="000652B2"/>
    <w:rsid w:val="00065415"/>
    <w:rsid w:val="000654F0"/>
    <w:rsid w:val="00065584"/>
    <w:rsid w:val="00065592"/>
    <w:rsid w:val="00065637"/>
    <w:rsid w:val="00065716"/>
    <w:rsid w:val="000657A5"/>
    <w:rsid w:val="000658B6"/>
    <w:rsid w:val="00065AF4"/>
    <w:rsid w:val="00065E66"/>
    <w:rsid w:val="00065F14"/>
    <w:rsid w:val="00065F2C"/>
    <w:rsid w:val="00065F5B"/>
    <w:rsid w:val="00065F9A"/>
    <w:rsid w:val="00066037"/>
    <w:rsid w:val="0006622F"/>
    <w:rsid w:val="00066400"/>
    <w:rsid w:val="000664A3"/>
    <w:rsid w:val="000666C0"/>
    <w:rsid w:val="000667BE"/>
    <w:rsid w:val="0006694F"/>
    <w:rsid w:val="0006699D"/>
    <w:rsid w:val="00066A08"/>
    <w:rsid w:val="00066AA2"/>
    <w:rsid w:val="00066B0C"/>
    <w:rsid w:val="00066B47"/>
    <w:rsid w:val="00066BC0"/>
    <w:rsid w:val="00066FC2"/>
    <w:rsid w:val="0006705D"/>
    <w:rsid w:val="000670AE"/>
    <w:rsid w:val="0006725D"/>
    <w:rsid w:val="00067264"/>
    <w:rsid w:val="000672CE"/>
    <w:rsid w:val="00067307"/>
    <w:rsid w:val="000673A7"/>
    <w:rsid w:val="000673B9"/>
    <w:rsid w:val="000673BF"/>
    <w:rsid w:val="000673F1"/>
    <w:rsid w:val="0006742F"/>
    <w:rsid w:val="00067564"/>
    <w:rsid w:val="0006760F"/>
    <w:rsid w:val="0006777D"/>
    <w:rsid w:val="000677DA"/>
    <w:rsid w:val="000677DB"/>
    <w:rsid w:val="00067BDC"/>
    <w:rsid w:val="00067C55"/>
    <w:rsid w:val="00067D26"/>
    <w:rsid w:val="00067E09"/>
    <w:rsid w:val="00067E1D"/>
    <w:rsid w:val="00067E5A"/>
    <w:rsid w:val="00067F6E"/>
    <w:rsid w:val="00067FD3"/>
    <w:rsid w:val="00067FD7"/>
    <w:rsid w:val="000703F4"/>
    <w:rsid w:val="000705A1"/>
    <w:rsid w:val="000705B2"/>
    <w:rsid w:val="00070870"/>
    <w:rsid w:val="00070997"/>
    <w:rsid w:val="00070A28"/>
    <w:rsid w:val="00070B81"/>
    <w:rsid w:val="00070BBB"/>
    <w:rsid w:val="00070DCD"/>
    <w:rsid w:val="00070F1E"/>
    <w:rsid w:val="0007128D"/>
    <w:rsid w:val="00071636"/>
    <w:rsid w:val="000716D6"/>
    <w:rsid w:val="000717D1"/>
    <w:rsid w:val="000717DA"/>
    <w:rsid w:val="0007181E"/>
    <w:rsid w:val="0007198B"/>
    <w:rsid w:val="00071A37"/>
    <w:rsid w:val="00071A5B"/>
    <w:rsid w:val="00071A68"/>
    <w:rsid w:val="00071D56"/>
    <w:rsid w:val="0007209E"/>
    <w:rsid w:val="00072350"/>
    <w:rsid w:val="000724DD"/>
    <w:rsid w:val="00072508"/>
    <w:rsid w:val="00072565"/>
    <w:rsid w:val="000727FB"/>
    <w:rsid w:val="000729A6"/>
    <w:rsid w:val="00072A6A"/>
    <w:rsid w:val="00072AAE"/>
    <w:rsid w:val="00072B6F"/>
    <w:rsid w:val="00072D61"/>
    <w:rsid w:val="00072D6B"/>
    <w:rsid w:val="00072D8F"/>
    <w:rsid w:val="0007312B"/>
    <w:rsid w:val="00073154"/>
    <w:rsid w:val="0007316E"/>
    <w:rsid w:val="000731C3"/>
    <w:rsid w:val="0007324C"/>
    <w:rsid w:val="000732AF"/>
    <w:rsid w:val="00073823"/>
    <w:rsid w:val="000739E3"/>
    <w:rsid w:val="00073A26"/>
    <w:rsid w:val="00073B6E"/>
    <w:rsid w:val="00073C02"/>
    <w:rsid w:val="00073E2A"/>
    <w:rsid w:val="00073F73"/>
    <w:rsid w:val="00073FC0"/>
    <w:rsid w:val="00074155"/>
    <w:rsid w:val="000745B1"/>
    <w:rsid w:val="00074649"/>
    <w:rsid w:val="00074793"/>
    <w:rsid w:val="00074991"/>
    <w:rsid w:val="00074A46"/>
    <w:rsid w:val="00074DE1"/>
    <w:rsid w:val="00074DE3"/>
    <w:rsid w:val="00074E74"/>
    <w:rsid w:val="00074F0F"/>
    <w:rsid w:val="00074FD2"/>
    <w:rsid w:val="000750CE"/>
    <w:rsid w:val="00075206"/>
    <w:rsid w:val="0007521C"/>
    <w:rsid w:val="00075238"/>
    <w:rsid w:val="0007536D"/>
    <w:rsid w:val="00075454"/>
    <w:rsid w:val="000754DB"/>
    <w:rsid w:val="00075526"/>
    <w:rsid w:val="000755D0"/>
    <w:rsid w:val="00075604"/>
    <w:rsid w:val="0007579A"/>
    <w:rsid w:val="000758F7"/>
    <w:rsid w:val="0007595E"/>
    <w:rsid w:val="00075998"/>
    <w:rsid w:val="000759E9"/>
    <w:rsid w:val="00075A14"/>
    <w:rsid w:val="00075ABA"/>
    <w:rsid w:val="00075D37"/>
    <w:rsid w:val="00075D3B"/>
    <w:rsid w:val="00075D69"/>
    <w:rsid w:val="00075D8B"/>
    <w:rsid w:val="00075FFB"/>
    <w:rsid w:val="000760BD"/>
    <w:rsid w:val="00076108"/>
    <w:rsid w:val="000764F6"/>
    <w:rsid w:val="0007653C"/>
    <w:rsid w:val="00076566"/>
    <w:rsid w:val="000765E0"/>
    <w:rsid w:val="00076763"/>
    <w:rsid w:val="0007699D"/>
    <w:rsid w:val="000769A4"/>
    <w:rsid w:val="00076A56"/>
    <w:rsid w:val="00076A77"/>
    <w:rsid w:val="00076AEC"/>
    <w:rsid w:val="00076B0D"/>
    <w:rsid w:val="00076B89"/>
    <w:rsid w:val="00076C23"/>
    <w:rsid w:val="00076CA1"/>
    <w:rsid w:val="00076D61"/>
    <w:rsid w:val="00076D90"/>
    <w:rsid w:val="00076D9C"/>
    <w:rsid w:val="00076EB3"/>
    <w:rsid w:val="00076F58"/>
    <w:rsid w:val="000770D2"/>
    <w:rsid w:val="00077125"/>
    <w:rsid w:val="000774A0"/>
    <w:rsid w:val="0007772D"/>
    <w:rsid w:val="00077869"/>
    <w:rsid w:val="00077892"/>
    <w:rsid w:val="000779EE"/>
    <w:rsid w:val="00077BA7"/>
    <w:rsid w:val="00077C32"/>
    <w:rsid w:val="000801BA"/>
    <w:rsid w:val="00080217"/>
    <w:rsid w:val="0008034D"/>
    <w:rsid w:val="0008042B"/>
    <w:rsid w:val="000804A0"/>
    <w:rsid w:val="00080663"/>
    <w:rsid w:val="000806CD"/>
    <w:rsid w:val="00080837"/>
    <w:rsid w:val="000809A3"/>
    <w:rsid w:val="00080E1B"/>
    <w:rsid w:val="0008110E"/>
    <w:rsid w:val="00081258"/>
    <w:rsid w:val="00081274"/>
    <w:rsid w:val="000813C1"/>
    <w:rsid w:val="0008160A"/>
    <w:rsid w:val="0008171D"/>
    <w:rsid w:val="00081811"/>
    <w:rsid w:val="000818ED"/>
    <w:rsid w:val="00081B4C"/>
    <w:rsid w:val="00081BD0"/>
    <w:rsid w:val="00081D79"/>
    <w:rsid w:val="00081E3C"/>
    <w:rsid w:val="00081EEB"/>
    <w:rsid w:val="000820C0"/>
    <w:rsid w:val="00082147"/>
    <w:rsid w:val="00082261"/>
    <w:rsid w:val="000822C1"/>
    <w:rsid w:val="00082384"/>
    <w:rsid w:val="000825EA"/>
    <w:rsid w:val="0008265C"/>
    <w:rsid w:val="00082663"/>
    <w:rsid w:val="0008272E"/>
    <w:rsid w:val="0008276A"/>
    <w:rsid w:val="000827D6"/>
    <w:rsid w:val="0008298C"/>
    <w:rsid w:val="000829C5"/>
    <w:rsid w:val="00082C2B"/>
    <w:rsid w:val="00082CB3"/>
    <w:rsid w:val="00082DF8"/>
    <w:rsid w:val="0008322A"/>
    <w:rsid w:val="00083270"/>
    <w:rsid w:val="000832DB"/>
    <w:rsid w:val="00083324"/>
    <w:rsid w:val="00083517"/>
    <w:rsid w:val="000835D5"/>
    <w:rsid w:val="000837E5"/>
    <w:rsid w:val="000838DD"/>
    <w:rsid w:val="00083962"/>
    <w:rsid w:val="0008399E"/>
    <w:rsid w:val="00083A2E"/>
    <w:rsid w:val="00083A6B"/>
    <w:rsid w:val="00083BFE"/>
    <w:rsid w:val="00083D6E"/>
    <w:rsid w:val="00083DCD"/>
    <w:rsid w:val="00083E28"/>
    <w:rsid w:val="000843FD"/>
    <w:rsid w:val="00084423"/>
    <w:rsid w:val="00084564"/>
    <w:rsid w:val="00084585"/>
    <w:rsid w:val="00084655"/>
    <w:rsid w:val="000847D8"/>
    <w:rsid w:val="0008483B"/>
    <w:rsid w:val="000848E5"/>
    <w:rsid w:val="00084A61"/>
    <w:rsid w:val="00084A6D"/>
    <w:rsid w:val="00084AC9"/>
    <w:rsid w:val="00084D22"/>
    <w:rsid w:val="00084E00"/>
    <w:rsid w:val="00084E98"/>
    <w:rsid w:val="00084F6F"/>
    <w:rsid w:val="00084FBD"/>
    <w:rsid w:val="0008516A"/>
    <w:rsid w:val="00085179"/>
    <w:rsid w:val="00085400"/>
    <w:rsid w:val="00085645"/>
    <w:rsid w:val="000857B9"/>
    <w:rsid w:val="000857F8"/>
    <w:rsid w:val="00085837"/>
    <w:rsid w:val="000859D6"/>
    <w:rsid w:val="00085A72"/>
    <w:rsid w:val="00085C58"/>
    <w:rsid w:val="00085C5B"/>
    <w:rsid w:val="00085CA5"/>
    <w:rsid w:val="00085D97"/>
    <w:rsid w:val="00085DBD"/>
    <w:rsid w:val="00085DDC"/>
    <w:rsid w:val="00085E8A"/>
    <w:rsid w:val="00085F3C"/>
    <w:rsid w:val="00085F84"/>
    <w:rsid w:val="00085FBB"/>
    <w:rsid w:val="0008610E"/>
    <w:rsid w:val="0008615C"/>
    <w:rsid w:val="000861D5"/>
    <w:rsid w:val="000861FF"/>
    <w:rsid w:val="000864F2"/>
    <w:rsid w:val="0008668F"/>
    <w:rsid w:val="000866A4"/>
    <w:rsid w:val="000866C2"/>
    <w:rsid w:val="00086782"/>
    <w:rsid w:val="0008678F"/>
    <w:rsid w:val="00086830"/>
    <w:rsid w:val="0008691F"/>
    <w:rsid w:val="00086A4D"/>
    <w:rsid w:val="00086A95"/>
    <w:rsid w:val="00086AF5"/>
    <w:rsid w:val="00086BC3"/>
    <w:rsid w:val="00086C49"/>
    <w:rsid w:val="00086CD0"/>
    <w:rsid w:val="00086CDA"/>
    <w:rsid w:val="00086D4F"/>
    <w:rsid w:val="00086E75"/>
    <w:rsid w:val="00086FB1"/>
    <w:rsid w:val="000873D4"/>
    <w:rsid w:val="00087801"/>
    <w:rsid w:val="00087841"/>
    <w:rsid w:val="00087DEF"/>
    <w:rsid w:val="00087F71"/>
    <w:rsid w:val="0009018E"/>
    <w:rsid w:val="000901AF"/>
    <w:rsid w:val="000902F1"/>
    <w:rsid w:val="00090312"/>
    <w:rsid w:val="0009045D"/>
    <w:rsid w:val="000905DE"/>
    <w:rsid w:val="00090714"/>
    <w:rsid w:val="0009073E"/>
    <w:rsid w:val="000907D6"/>
    <w:rsid w:val="000908D9"/>
    <w:rsid w:val="000908E4"/>
    <w:rsid w:val="000909BF"/>
    <w:rsid w:val="00090A60"/>
    <w:rsid w:val="00090C9E"/>
    <w:rsid w:val="00090D53"/>
    <w:rsid w:val="00090F2A"/>
    <w:rsid w:val="00090F53"/>
    <w:rsid w:val="00090F54"/>
    <w:rsid w:val="00090FEC"/>
    <w:rsid w:val="00091119"/>
    <w:rsid w:val="0009113C"/>
    <w:rsid w:val="0009115B"/>
    <w:rsid w:val="00091232"/>
    <w:rsid w:val="00091492"/>
    <w:rsid w:val="00091743"/>
    <w:rsid w:val="00091756"/>
    <w:rsid w:val="00091856"/>
    <w:rsid w:val="0009186D"/>
    <w:rsid w:val="00091952"/>
    <w:rsid w:val="00091A1E"/>
    <w:rsid w:val="00091A2C"/>
    <w:rsid w:val="00091AB7"/>
    <w:rsid w:val="00091B62"/>
    <w:rsid w:val="00091C53"/>
    <w:rsid w:val="00091CD2"/>
    <w:rsid w:val="00091E83"/>
    <w:rsid w:val="00091E96"/>
    <w:rsid w:val="00091ECD"/>
    <w:rsid w:val="00091EEA"/>
    <w:rsid w:val="0009207C"/>
    <w:rsid w:val="0009240B"/>
    <w:rsid w:val="0009240F"/>
    <w:rsid w:val="00092472"/>
    <w:rsid w:val="00092502"/>
    <w:rsid w:val="00092547"/>
    <w:rsid w:val="00092611"/>
    <w:rsid w:val="000926A6"/>
    <w:rsid w:val="000928B2"/>
    <w:rsid w:val="00092A4F"/>
    <w:rsid w:val="00092B19"/>
    <w:rsid w:val="00092F7A"/>
    <w:rsid w:val="00092FE8"/>
    <w:rsid w:val="000930D9"/>
    <w:rsid w:val="00093237"/>
    <w:rsid w:val="00093251"/>
    <w:rsid w:val="000935DB"/>
    <w:rsid w:val="00093640"/>
    <w:rsid w:val="00093804"/>
    <w:rsid w:val="000938CB"/>
    <w:rsid w:val="00093991"/>
    <w:rsid w:val="00093B07"/>
    <w:rsid w:val="00093B9B"/>
    <w:rsid w:val="00093C0D"/>
    <w:rsid w:val="00093C65"/>
    <w:rsid w:val="00093CBF"/>
    <w:rsid w:val="00094020"/>
    <w:rsid w:val="000940B8"/>
    <w:rsid w:val="0009413D"/>
    <w:rsid w:val="0009420B"/>
    <w:rsid w:val="000942D1"/>
    <w:rsid w:val="000942D8"/>
    <w:rsid w:val="0009430C"/>
    <w:rsid w:val="00094345"/>
    <w:rsid w:val="000944B8"/>
    <w:rsid w:val="00094582"/>
    <w:rsid w:val="0009467E"/>
    <w:rsid w:val="0009480E"/>
    <w:rsid w:val="00094858"/>
    <w:rsid w:val="0009498A"/>
    <w:rsid w:val="00094A6D"/>
    <w:rsid w:val="00094AA7"/>
    <w:rsid w:val="00094B12"/>
    <w:rsid w:val="00094B27"/>
    <w:rsid w:val="00094B77"/>
    <w:rsid w:val="00094D2A"/>
    <w:rsid w:val="00094DF4"/>
    <w:rsid w:val="00094EBA"/>
    <w:rsid w:val="00095117"/>
    <w:rsid w:val="000951B3"/>
    <w:rsid w:val="00095205"/>
    <w:rsid w:val="00095322"/>
    <w:rsid w:val="00095462"/>
    <w:rsid w:val="00095598"/>
    <w:rsid w:val="00095778"/>
    <w:rsid w:val="000957CB"/>
    <w:rsid w:val="00095817"/>
    <w:rsid w:val="0009583F"/>
    <w:rsid w:val="00095851"/>
    <w:rsid w:val="00095A16"/>
    <w:rsid w:val="00095B50"/>
    <w:rsid w:val="00095D84"/>
    <w:rsid w:val="00095DF3"/>
    <w:rsid w:val="00095E36"/>
    <w:rsid w:val="00095F2E"/>
    <w:rsid w:val="000960A2"/>
    <w:rsid w:val="00096345"/>
    <w:rsid w:val="000964C0"/>
    <w:rsid w:val="000964F0"/>
    <w:rsid w:val="0009663D"/>
    <w:rsid w:val="000966C4"/>
    <w:rsid w:val="000966E3"/>
    <w:rsid w:val="00096734"/>
    <w:rsid w:val="00096AA2"/>
    <w:rsid w:val="00096AFA"/>
    <w:rsid w:val="00096BDD"/>
    <w:rsid w:val="00096D6A"/>
    <w:rsid w:val="00096E8C"/>
    <w:rsid w:val="00096FB7"/>
    <w:rsid w:val="00097043"/>
    <w:rsid w:val="0009710B"/>
    <w:rsid w:val="00097285"/>
    <w:rsid w:val="00097687"/>
    <w:rsid w:val="000976A3"/>
    <w:rsid w:val="00097724"/>
    <w:rsid w:val="00097781"/>
    <w:rsid w:val="000977BC"/>
    <w:rsid w:val="0009780C"/>
    <w:rsid w:val="00097860"/>
    <w:rsid w:val="000978FA"/>
    <w:rsid w:val="00097B32"/>
    <w:rsid w:val="00097B8B"/>
    <w:rsid w:val="00097CC9"/>
    <w:rsid w:val="00097E25"/>
    <w:rsid w:val="00097E66"/>
    <w:rsid w:val="00097FBA"/>
    <w:rsid w:val="00097FDF"/>
    <w:rsid w:val="000A0069"/>
    <w:rsid w:val="000A00C9"/>
    <w:rsid w:val="000A0127"/>
    <w:rsid w:val="000A0595"/>
    <w:rsid w:val="000A0738"/>
    <w:rsid w:val="000A0839"/>
    <w:rsid w:val="000A08A8"/>
    <w:rsid w:val="000A0924"/>
    <w:rsid w:val="000A09C8"/>
    <w:rsid w:val="000A0A49"/>
    <w:rsid w:val="000A0A6B"/>
    <w:rsid w:val="000A0AF0"/>
    <w:rsid w:val="000A0FA3"/>
    <w:rsid w:val="000A14FF"/>
    <w:rsid w:val="000A15F2"/>
    <w:rsid w:val="000A168D"/>
    <w:rsid w:val="000A18F6"/>
    <w:rsid w:val="000A1990"/>
    <w:rsid w:val="000A1D15"/>
    <w:rsid w:val="000A1D88"/>
    <w:rsid w:val="000A1D94"/>
    <w:rsid w:val="000A20D6"/>
    <w:rsid w:val="000A22DF"/>
    <w:rsid w:val="000A2310"/>
    <w:rsid w:val="000A2401"/>
    <w:rsid w:val="000A2419"/>
    <w:rsid w:val="000A2480"/>
    <w:rsid w:val="000A2502"/>
    <w:rsid w:val="000A2719"/>
    <w:rsid w:val="000A27F8"/>
    <w:rsid w:val="000A2803"/>
    <w:rsid w:val="000A28AA"/>
    <w:rsid w:val="000A28AB"/>
    <w:rsid w:val="000A297E"/>
    <w:rsid w:val="000A2A74"/>
    <w:rsid w:val="000A2AC2"/>
    <w:rsid w:val="000A2AC3"/>
    <w:rsid w:val="000A2F20"/>
    <w:rsid w:val="000A2F39"/>
    <w:rsid w:val="000A30C3"/>
    <w:rsid w:val="000A343D"/>
    <w:rsid w:val="000A35B6"/>
    <w:rsid w:val="000A36E8"/>
    <w:rsid w:val="000A36EB"/>
    <w:rsid w:val="000A372D"/>
    <w:rsid w:val="000A37FF"/>
    <w:rsid w:val="000A3861"/>
    <w:rsid w:val="000A38EE"/>
    <w:rsid w:val="000A3B50"/>
    <w:rsid w:val="000A3BF2"/>
    <w:rsid w:val="000A3CE7"/>
    <w:rsid w:val="000A3E33"/>
    <w:rsid w:val="000A3EB5"/>
    <w:rsid w:val="000A4044"/>
    <w:rsid w:val="000A40A8"/>
    <w:rsid w:val="000A41AD"/>
    <w:rsid w:val="000A44BB"/>
    <w:rsid w:val="000A4521"/>
    <w:rsid w:val="000A4575"/>
    <w:rsid w:val="000A46C1"/>
    <w:rsid w:val="000A472B"/>
    <w:rsid w:val="000A472C"/>
    <w:rsid w:val="000A4750"/>
    <w:rsid w:val="000A477F"/>
    <w:rsid w:val="000A47D7"/>
    <w:rsid w:val="000A489A"/>
    <w:rsid w:val="000A497F"/>
    <w:rsid w:val="000A4B37"/>
    <w:rsid w:val="000A4D86"/>
    <w:rsid w:val="000A4E51"/>
    <w:rsid w:val="000A4E7E"/>
    <w:rsid w:val="000A4FF8"/>
    <w:rsid w:val="000A5228"/>
    <w:rsid w:val="000A53AF"/>
    <w:rsid w:val="000A5447"/>
    <w:rsid w:val="000A56DE"/>
    <w:rsid w:val="000A5751"/>
    <w:rsid w:val="000A577F"/>
    <w:rsid w:val="000A57A9"/>
    <w:rsid w:val="000A5832"/>
    <w:rsid w:val="000A5847"/>
    <w:rsid w:val="000A5A3B"/>
    <w:rsid w:val="000A5D35"/>
    <w:rsid w:val="000A5EEA"/>
    <w:rsid w:val="000A61A4"/>
    <w:rsid w:val="000A61AF"/>
    <w:rsid w:val="000A6238"/>
    <w:rsid w:val="000A6270"/>
    <w:rsid w:val="000A63ED"/>
    <w:rsid w:val="000A64C5"/>
    <w:rsid w:val="000A64E3"/>
    <w:rsid w:val="000A6527"/>
    <w:rsid w:val="000A66A5"/>
    <w:rsid w:val="000A6836"/>
    <w:rsid w:val="000A6850"/>
    <w:rsid w:val="000A6892"/>
    <w:rsid w:val="000A6938"/>
    <w:rsid w:val="000A694D"/>
    <w:rsid w:val="000A696C"/>
    <w:rsid w:val="000A69D1"/>
    <w:rsid w:val="000A69F8"/>
    <w:rsid w:val="000A6A36"/>
    <w:rsid w:val="000A6A43"/>
    <w:rsid w:val="000A6B34"/>
    <w:rsid w:val="000A6CA8"/>
    <w:rsid w:val="000A6D1A"/>
    <w:rsid w:val="000A6E55"/>
    <w:rsid w:val="000A6F5C"/>
    <w:rsid w:val="000A7036"/>
    <w:rsid w:val="000A74E3"/>
    <w:rsid w:val="000A77CB"/>
    <w:rsid w:val="000A78DA"/>
    <w:rsid w:val="000A7AF4"/>
    <w:rsid w:val="000A7B94"/>
    <w:rsid w:val="000A7BBD"/>
    <w:rsid w:val="000A7CFF"/>
    <w:rsid w:val="000A7D56"/>
    <w:rsid w:val="000A7DCD"/>
    <w:rsid w:val="000A7E0C"/>
    <w:rsid w:val="000A7E49"/>
    <w:rsid w:val="000A7E91"/>
    <w:rsid w:val="000A7EB1"/>
    <w:rsid w:val="000B0063"/>
    <w:rsid w:val="000B021A"/>
    <w:rsid w:val="000B03EA"/>
    <w:rsid w:val="000B0470"/>
    <w:rsid w:val="000B066A"/>
    <w:rsid w:val="000B0AFC"/>
    <w:rsid w:val="000B0C58"/>
    <w:rsid w:val="000B0EA6"/>
    <w:rsid w:val="000B10C0"/>
    <w:rsid w:val="000B1103"/>
    <w:rsid w:val="000B13E5"/>
    <w:rsid w:val="000B141F"/>
    <w:rsid w:val="000B1487"/>
    <w:rsid w:val="000B14A1"/>
    <w:rsid w:val="000B154A"/>
    <w:rsid w:val="000B15BC"/>
    <w:rsid w:val="000B15CA"/>
    <w:rsid w:val="000B1670"/>
    <w:rsid w:val="000B16C5"/>
    <w:rsid w:val="000B16F5"/>
    <w:rsid w:val="000B18E5"/>
    <w:rsid w:val="000B18FF"/>
    <w:rsid w:val="000B19E0"/>
    <w:rsid w:val="000B1AAB"/>
    <w:rsid w:val="000B1B08"/>
    <w:rsid w:val="000B1DA5"/>
    <w:rsid w:val="000B201D"/>
    <w:rsid w:val="000B209F"/>
    <w:rsid w:val="000B255D"/>
    <w:rsid w:val="000B25FC"/>
    <w:rsid w:val="000B2661"/>
    <w:rsid w:val="000B282A"/>
    <w:rsid w:val="000B2914"/>
    <w:rsid w:val="000B2C9F"/>
    <w:rsid w:val="000B2D12"/>
    <w:rsid w:val="000B2EDD"/>
    <w:rsid w:val="000B2F2D"/>
    <w:rsid w:val="000B2F98"/>
    <w:rsid w:val="000B30B7"/>
    <w:rsid w:val="000B3117"/>
    <w:rsid w:val="000B331A"/>
    <w:rsid w:val="000B3567"/>
    <w:rsid w:val="000B364C"/>
    <w:rsid w:val="000B3916"/>
    <w:rsid w:val="000B3944"/>
    <w:rsid w:val="000B3C88"/>
    <w:rsid w:val="000B3D7E"/>
    <w:rsid w:val="000B3D9B"/>
    <w:rsid w:val="000B3E34"/>
    <w:rsid w:val="000B41B1"/>
    <w:rsid w:val="000B43A7"/>
    <w:rsid w:val="000B4548"/>
    <w:rsid w:val="000B45F0"/>
    <w:rsid w:val="000B4637"/>
    <w:rsid w:val="000B465C"/>
    <w:rsid w:val="000B48FE"/>
    <w:rsid w:val="000B4930"/>
    <w:rsid w:val="000B49B0"/>
    <w:rsid w:val="000B49DB"/>
    <w:rsid w:val="000B4A42"/>
    <w:rsid w:val="000B4A47"/>
    <w:rsid w:val="000B4B6C"/>
    <w:rsid w:val="000B4B7E"/>
    <w:rsid w:val="000B4BE6"/>
    <w:rsid w:val="000B5060"/>
    <w:rsid w:val="000B5308"/>
    <w:rsid w:val="000B5324"/>
    <w:rsid w:val="000B5569"/>
    <w:rsid w:val="000B55D4"/>
    <w:rsid w:val="000B5999"/>
    <w:rsid w:val="000B5AAC"/>
    <w:rsid w:val="000B5BE8"/>
    <w:rsid w:val="000B5BF1"/>
    <w:rsid w:val="000B5ED8"/>
    <w:rsid w:val="000B60BC"/>
    <w:rsid w:val="000B617F"/>
    <w:rsid w:val="000B61D0"/>
    <w:rsid w:val="000B620E"/>
    <w:rsid w:val="000B62F7"/>
    <w:rsid w:val="000B63B5"/>
    <w:rsid w:val="000B63DD"/>
    <w:rsid w:val="000B6456"/>
    <w:rsid w:val="000B6843"/>
    <w:rsid w:val="000B6848"/>
    <w:rsid w:val="000B6ADA"/>
    <w:rsid w:val="000B6E3F"/>
    <w:rsid w:val="000B6E9F"/>
    <w:rsid w:val="000B6EE1"/>
    <w:rsid w:val="000B6EF2"/>
    <w:rsid w:val="000B6F3C"/>
    <w:rsid w:val="000B71F0"/>
    <w:rsid w:val="000B72DB"/>
    <w:rsid w:val="000B735A"/>
    <w:rsid w:val="000B738B"/>
    <w:rsid w:val="000B7403"/>
    <w:rsid w:val="000B740C"/>
    <w:rsid w:val="000B747F"/>
    <w:rsid w:val="000B7567"/>
    <w:rsid w:val="000B75B0"/>
    <w:rsid w:val="000B7701"/>
    <w:rsid w:val="000B787D"/>
    <w:rsid w:val="000B78C9"/>
    <w:rsid w:val="000B791C"/>
    <w:rsid w:val="000B7924"/>
    <w:rsid w:val="000B7DC2"/>
    <w:rsid w:val="000B7F09"/>
    <w:rsid w:val="000C000D"/>
    <w:rsid w:val="000C003C"/>
    <w:rsid w:val="000C0095"/>
    <w:rsid w:val="000C00FA"/>
    <w:rsid w:val="000C01FA"/>
    <w:rsid w:val="000C0237"/>
    <w:rsid w:val="000C04AF"/>
    <w:rsid w:val="000C067F"/>
    <w:rsid w:val="000C082F"/>
    <w:rsid w:val="000C08BF"/>
    <w:rsid w:val="000C0904"/>
    <w:rsid w:val="000C0962"/>
    <w:rsid w:val="000C0AEE"/>
    <w:rsid w:val="000C0C9C"/>
    <w:rsid w:val="000C0D8D"/>
    <w:rsid w:val="000C1019"/>
    <w:rsid w:val="000C1145"/>
    <w:rsid w:val="000C1185"/>
    <w:rsid w:val="000C1386"/>
    <w:rsid w:val="000C185D"/>
    <w:rsid w:val="000C193E"/>
    <w:rsid w:val="000C1A87"/>
    <w:rsid w:val="000C1B55"/>
    <w:rsid w:val="000C1BC6"/>
    <w:rsid w:val="000C1C86"/>
    <w:rsid w:val="000C1CC5"/>
    <w:rsid w:val="000C1EB7"/>
    <w:rsid w:val="000C1EEB"/>
    <w:rsid w:val="000C1F92"/>
    <w:rsid w:val="000C205F"/>
    <w:rsid w:val="000C21E3"/>
    <w:rsid w:val="000C2471"/>
    <w:rsid w:val="000C2565"/>
    <w:rsid w:val="000C2759"/>
    <w:rsid w:val="000C2799"/>
    <w:rsid w:val="000C280D"/>
    <w:rsid w:val="000C2988"/>
    <w:rsid w:val="000C2A94"/>
    <w:rsid w:val="000C2AF4"/>
    <w:rsid w:val="000C2BA4"/>
    <w:rsid w:val="000C2BFA"/>
    <w:rsid w:val="000C2C81"/>
    <w:rsid w:val="000C2CFD"/>
    <w:rsid w:val="000C2E2E"/>
    <w:rsid w:val="000C2E47"/>
    <w:rsid w:val="000C2EFA"/>
    <w:rsid w:val="000C2FED"/>
    <w:rsid w:val="000C3078"/>
    <w:rsid w:val="000C30AA"/>
    <w:rsid w:val="000C30D2"/>
    <w:rsid w:val="000C30E7"/>
    <w:rsid w:val="000C3190"/>
    <w:rsid w:val="000C35D7"/>
    <w:rsid w:val="000C37F0"/>
    <w:rsid w:val="000C3865"/>
    <w:rsid w:val="000C38B1"/>
    <w:rsid w:val="000C3A52"/>
    <w:rsid w:val="000C3AE6"/>
    <w:rsid w:val="000C3AF5"/>
    <w:rsid w:val="000C3B03"/>
    <w:rsid w:val="000C3C47"/>
    <w:rsid w:val="000C3C8B"/>
    <w:rsid w:val="000C3DC4"/>
    <w:rsid w:val="000C3DE9"/>
    <w:rsid w:val="000C3FE0"/>
    <w:rsid w:val="000C4093"/>
    <w:rsid w:val="000C40EA"/>
    <w:rsid w:val="000C4127"/>
    <w:rsid w:val="000C41BB"/>
    <w:rsid w:val="000C4221"/>
    <w:rsid w:val="000C4380"/>
    <w:rsid w:val="000C44A4"/>
    <w:rsid w:val="000C4734"/>
    <w:rsid w:val="000C4803"/>
    <w:rsid w:val="000C4928"/>
    <w:rsid w:val="000C494D"/>
    <w:rsid w:val="000C4B43"/>
    <w:rsid w:val="000C4C16"/>
    <w:rsid w:val="000C4C3D"/>
    <w:rsid w:val="000C4C98"/>
    <w:rsid w:val="000C4DBD"/>
    <w:rsid w:val="000C4DED"/>
    <w:rsid w:val="000C4EBF"/>
    <w:rsid w:val="000C4FF2"/>
    <w:rsid w:val="000C5510"/>
    <w:rsid w:val="000C593B"/>
    <w:rsid w:val="000C5A4B"/>
    <w:rsid w:val="000C5BD4"/>
    <w:rsid w:val="000C5C9E"/>
    <w:rsid w:val="000C5D9D"/>
    <w:rsid w:val="000C5DD7"/>
    <w:rsid w:val="000C5E27"/>
    <w:rsid w:val="000C5EA7"/>
    <w:rsid w:val="000C5F90"/>
    <w:rsid w:val="000C605C"/>
    <w:rsid w:val="000C6148"/>
    <w:rsid w:val="000C63DE"/>
    <w:rsid w:val="000C6484"/>
    <w:rsid w:val="000C6517"/>
    <w:rsid w:val="000C656C"/>
    <w:rsid w:val="000C65F5"/>
    <w:rsid w:val="000C66F1"/>
    <w:rsid w:val="000C6724"/>
    <w:rsid w:val="000C679B"/>
    <w:rsid w:val="000C6840"/>
    <w:rsid w:val="000C68DE"/>
    <w:rsid w:val="000C69C3"/>
    <w:rsid w:val="000C6A43"/>
    <w:rsid w:val="000C6AC5"/>
    <w:rsid w:val="000C6C8F"/>
    <w:rsid w:val="000C6CB8"/>
    <w:rsid w:val="000C6CEC"/>
    <w:rsid w:val="000C6FF8"/>
    <w:rsid w:val="000C7143"/>
    <w:rsid w:val="000C72FE"/>
    <w:rsid w:val="000C7342"/>
    <w:rsid w:val="000C737B"/>
    <w:rsid w:val="000C75E0"/>
    <w:rsid w:val="000C7647"/>
    <w:rsid w:val="000C7675"/>
    <w:rsid w:val="000C76EB"/>
    <w:rsid w:val="000C77B0"/>
    <w:rsid w:val="000C77E7"/>
    <w:rsid w:val="000C7961"/>
    <w:rsid w:val="000C79C7"/>
    <w:rsid w:val="000C7A36"/>
    <w:rsid w:val="000C7A40"/>
    <w:rsid w:val="000C7B89"/>
    <w:rsid w:val="000C7C3D"/>
    <w:rsid w:val="000C7E5D"/>
    <w:rsid w:val="000C7E68"/>
    <w:rsid w:val="000C7EEF"/>
    <w:rsid w:val="000D0078"/>
    <w:rsid w:val="000D025F"/>
    <w:rsid w:val="000D02F5"/>
    <w:rsid w:val="000D03F9"/>
    <w:rsid w:val="000D0430"/>
    <w:rsid w:val="000D0465"/>
    <w:rsid w:val="000D047F"/>
    <w:rsid w:val="000D0486"/>
    <w:rsid w:val="000D04AA"/>
    <w:rsid w:val="000D056A"/>
    <w:rsid w:val="000D05D4"/>
    <w:rsid w:val="000D0640"/>
    <w:rsid w:val="000D0684"/>
    <w:rsid w:val="000D0690"/>
    <w:rsid w:val="000D0743"/>
    <w:rsid w:val="000D083F"/>
    <w:rsid w:val="000D08FE"/>
    <w:rsid w:val="000D0911"/>
    <w:rsid w:val="000D092A"/>
    <w:rsid w:val="000D098C"/>
    <w:rsid w:val="000D0A69"/>
    <w:rsid w:val="000D0BC7"/>
    <w:rsid w:val="000D0BD8"/>
    <w:rsid w:val="000D0C88"/>
    <w:rsid w:val="000D0CF1"/>
    <w:rsid w:val="000D0D63"/>
    <w:rsid w:val="000D0F7F"/>
    <w:rsid w:val="000D0FA0"/>
    <w:rsid w:val="000D106E"/>
    <w:rsid w:val="000D1638"/>
    <w:rsid w:val="000D1668"/>
    <w:rsid w:val="000D16A4"/>
    <w:rsid w:val="000D1794"/>
    <w:rsid w:val="000D17E3"/>
    <w:rsid w:val="000D192F"/>
    <w:rsid w:val="000D19AA"/>
    <w:rsid w:val="000D1B38"/>
    <w:rsid w:val="000D1DE1"/>
    <w:rsid w:val="000D1E7B"/>
    <w:rsid w:val="000D1EEB"/>
    <w:rsid w:val="000D1F1B"/>
    <w:rsid w:val="000D2291"/>
    <w:rsid w:val="000D22BA"/>
    <w:rsid w:val="000D2311"/>
    <w:rsid w:val="000D23E7"/>
    <w:rsid w:val="000D2416"/>
    <w:rsid w:val="000D248B"/>
    <w:rsid w:val="000D2646"/>
    <w:rsid w:val="000D2656"/>
    <w:rsid w:val="000D278C"/>
    <w:rsid w:val="000D279D"/>
    <w:rsid w:val="000D28DA"/>
    <w:rsid w:val="000D29EF"/>
    <w:rsid w:val="000D2AF4"/>
    <w:rsid w:val="000D2BA9"/>
    <w:rsid w:val="000D2BE2"/>
    <w:rsid w:val="000D2D12"/>
    <w:rsid w:val="000D2DA9"/>
    <w:rsid w:val="000D2DFF"/>
    <w:rsid w:val="000D3003"/>
    <w:rsid w:val="000D30F6"/>
    <w:rsid w:val="000D348E"/>
    <w:rsid w:val="000D357C"/>
    <w:rsid w:val="000D36BE"/>
    <w:rsid w:val="000D374F"/>
    <w:rsid w:val="000D3935"/>
    <w:rsid w:val="000D39D8"/>
    <w:rsid w:val="000D3BCA"/>
    <w:rsid w:val="000D3C1B"/>
    <w:rsid w:val="000D3D8C"/>
    <w:rsid w:val="000D3F1B"/>
    <w:rsid w:val="000D419A"/>
    <w:rsid w:val="000D41D0"/>
    <w:rsid w:val="000D44C9"/>
    <w:rsid w:val="000D455A"/>
    <w:rsid w:val="000D4585"/>
    <w:rsid w:val="000D45C7"/>
    <w:rsid w:val="000D4697"/>
    <w:rsid w:val="000D4870"/>
    <w:rsid w:val="000D4955"/>
    <w:rsid w:val="000D4A53"/>
    <w:rsid w:val="000D4BEF"/>
    <w:rsid w:val="000D4C8A"/>
    <w:rsid w:val="000D4C92"/>
    <w:rsid w:val="000D4D2E"/>
    <w:rsid w:val="000D4D2F"/>
    <w:rsid w:val="000D4EC6"/>
    <w:rsid w:val="000D4ED1"/>
    <w:rsid w:val="000D5377"/>
    <w:rsid w:val="000D53F3"/>
    <w:rsid w:val="000D5896"/>
    <w:rsid w:val="000D5910"/>
    <w:rsid w:val="000D5A4D"/>
    <w:rsid w:val="000D5B45"/>
    <w:rsid w:val="000D5C0D"/>
    <w:rsid w:val="000D5CE5"/>
    <w:rsid w:val="000D5D28"/>
    <w:rsid w:val="000D5E4D"/>
    <w:rsid w:val="000D5E70"/>
    <w:rsid w:val="000D5FA8"/>
    <w:rsid w:val="000D60DC"/>
    <w:rsid w:val="000D62D9"/>
    <w:rsid w:val="000D64B5"/>
    <w:rsid w:val="000D65A1"/>
    <w:rsid w:val="000D6806"/>
    <w:rsid w:val="000D689D"/>
    <w:rsid w:val="000D69EB"/>
    <w:rsid w:val="000D6AA6"/>
    <w:rsid w:val="000D6E21"/>
    <w:rsid w:val="000D6ECE"/>
    <w:rsid w:val="000D6F13"/>
    <w:rsid w:val="000D7583"/>
    <w:rsid w:val="000D75BC"/>
    <w:rsid w:val="000D75D3"/>
    <w:rsid w:val="000D7625"/>
    <w:rsid w:val="000D78A7"/>
    <w:rsid w:val="000D7A1A"/>
    <w:rsid w:val="000D7B4F"/>
    <w:rsid w:val="000D7B8B"/>
    <w:rsid w:val="000D7E9D"/>
    <w:rsid w:val="000E0006"/>
    <w:rsid w:val="000E00DC"/>
    <w:rsid w:val="000E0139"/>
    <w:rsid w:val="000E034D"/>
    <w:rsid w:val="000E065D"/>
    <w:rsid w:val="000E06F8"/>
    <w:rsid w:val="000E0741"/>
    <w:rsid w:val="000E0891"/>
    <w:rsid w:val="000E08F7"/>
    <w:rsid w:val="000E0BF9"/>
    <w:rsid w:val="000E0C2A"/>
    <w:rsid w:val="000E0D15"/>
    <w:rsid w:val="000E0D38"/>
    <w:rsid w:val="000E0D52"/>
    <w:rsid w:val="000E1081"/>
    <w:rsid w:val="000E1171"/>
    <w:rsid w:val="000E1260"/>
    <w:rsid w:val="000E1490"/>
    <w:rsid w:val="000E1615"/>
    <w:rsid w:val="000E16EA"/>
    <w:rsid w:val="000E16F0"/>
    <w:rsid w:val="000E190C"/>
    <w:rsid w:val="000E1985"/>
    <w:rsid w:val="000E1A17"/>
    <w:rsid w:val="000E1CEA"/>
    <w:rsid w:val="000E1CF1"/>
    <w:rsid w:val="000E1E2E"/>
    <w:rsid w:val="000E1E68"/>
    <w:rsid w:val="000E1E7A"/>
    <w:rsid w:val="000E1EF8"/>
    <w:rsid w:val="000E1F00"/>
    <w:rsid w:val="000E1F01"/>
    <w:rsid w:val="000E2062"/>
    <w:rsid w:val="000E20A5"/>
    <w:rsid w:val="000E221A"/>
    <w:rsid w:val="000E2406"/>
    <w:rsid w:val="000E2480"/>
    <w:rsid w:val="000E261D"/>
    <w:rsid w:val="000E2777"/>
    <w:rsid w:val="000E2845"/>
    <w:rsid w:val="000E2900"/>
    <w:rsid w:val="000E296C"/>
    <w:rsid w:val="000E2A9F"/>
    <w:rsid w:val="000E2B70"/>
    <w:rsid w:val="000E2C08"/>
    <w:rsid w:val="000E2D9F"/>
    <w:rsid w:val="000E2DF1"/>
    <w:rsid w:val="000E2E66"/>
    <w:rsid w:val="000E2F25"/>
    <w:rsid w:val="000E2F3B"/>
    <w:rsid w:val="000E2F93"/>
    <w:rsid w:val="000E2FD0"/>
    <w:rsid w:val="000E32B8"/>
    <w:rsid w:val="000E3458"/>
    <w:rsid w:val="000E3575"/>
    <w:rsid w:val="000E359D"/>
    <w:rsid w:val="000E368E"/>
    <w:rsid w:val="000E3762"/>
    <w:rsid w:val="000E391C"/>
    <w:rsid w:val="000E3B67"/>
    <w:rsid w:val="000E3D37"/>
    <w:rsid w:val="000E3EC9"/>
    <w:rsid w:val="000E3F6F"/>
    <w:rsid w:val="000E3FC5"/>
    <w:rsid w:val="000E40E3"/>
    <w:rsid w:val="000E4294"/>
    <w:rsid w:val="000E4303"/>
    <w:rsid w:val="000E438E"/>
    <w:rsid w:val="000E44C7"/>
    <w:rsid w:val="000E462A"/>
    <w:rsid w:val="000E4806"/>
    <w:rsid w:val="000E4848"/>
    <w:rsid w:val="000E4907"/>
    <w:rsid w:val="000E49E7"/>
    <w:rsid w:val="000E4AE0"/>
    <w:rsid w:val="000E4C2E"/>
    <w:rsid w:val="000E4CB3"/>
    <w:rsid w:val="000E4E2B"/>
    <w:rsid w:val="000E5140"/>
    <w:rsid w:val="000E5819"/>
    <w:rsid w:val="000E582F"/>
    <w:rsid w:val="000E5912"/>
    <w:rsid w:val="000E5A41"/>
    <w:rsid w:val="000E5B8B"/>
    <w:rsid w:val="000E5C10"/>
    <w:rsid w:val="000E5C1B"/>
    <w:rsid w:val="000E5D9A"/>
    <w:rsid w:val="000E5F55"/>
    <w:rsid w:val="000E60CE"/>
    <w:rsid w:val="000E62B2"/>
    <w:rsid w:val="000E62C1"/>
    <w:rsid w:val="000E62DC"/>
    <w:rsid w:val="000E633A"/>
    <w:rsid w:val="000E6389"/>
    <w:rsid w:val="000E64E0"/>
    <w:rsid w:val="000E6690"/>
    <w:rsid w:val="000E6791"/>
    <w:rsid w:val="000E6796"/>
    <w:rsid w:val="000E6817"/>
    <w:rsid w:val="000E68AF"/>
    <w:rsid w:val="000E69D7"/>
    <w:rsid w:val="000E6ACB"/>
    <w:rsid w:val="000E6B5F"/>
    <w:rsid w:val="000E6C9A"/>
    <w:rsid w:val="000E6CC0"/>
    <w:rsid w:val="000E6CC7"/>
    <w:rsid w:val="000E6E64"/>
    <w:rsid w:val="000E7017"/>
    <w:rsid w:val="000E7090"/>
    <w:rsid w:val="000E7093"/>
    <w:rsid w:val="000E7155"/>
    <w:rsid w:val="000E7175"/>
    <w:rsid w:val="000E72C7"/>
    <w:rsid w:val="000E757B"/>
    <w:rsid w:val="000E7618"/>
    <w:rsid w:val="000E761D"/>
    <w:rsid w:val="000E7683"/>
    <w:rsid w:val="000E7766"/>
    <w:rsid w:val="000E77E5"/>
    <w:rsid w:val="000E77ED"/>
    <w:rsid w:val="000E7952"/>
    <w:rsid w:val="000E7DB0"/>
    <w:rsid w:val="000E7ECF"/>
    <w:rsid w:val="000E7F01"/>
    <w:rsid w:val="000E7FF0"/>
    <w:rsid w:val="000F0138"/>
    <w:rsid w:val="000F0149"/>
    <w:rsid w:val="000F0225"/>
    <w:rsid w:val="000F04D0"/>
    <w:rsid w:val="000F06E2"/>
    <w:rsid w:val="000F0B6F"/>
    <w:rsid w:val="000F0C3A"/>
    <w:rsid w:val="000F0D4E"/>
    <w:rsid w:val="000F0E80"/>
    <w:rsid w:val="000F0EF6"/>
    <w:rsid w:val="000F13EB"/>
    <w:rsid w:val="000F1468"/>
    <w:rsid w:val="000F14C6"/>
    <w:rsid w:val="000F1594"/>
    <w:rsid w:val="000F15CE"/>
    <w:rsid w:val="000F17DE"/>
    <w:rsid w:val="000F1832"/>
    <w:rsid w:val="000F19CC"/>
    <w:rsid w:val="000F1BCE"/>
    <w:rsid w:val="000F1CDC"/>
    <w:rsid w:val="000F1F9B"/>
    <w:rsid w:val="000F1FB3"/>
    <w:rsid w:val="000F1FD3"/>
    <w:rsid w:val="000F20A7"/>
    <w:rsid w:val="000F218F"/>
    <w:rsid w:val="000F239B"/>
    <w:rsid w:val="000F23FD"/>
    <w:rsid w:val="000F2402"/>
    <w:rsid w:val="000F2543"/>
    <w:rsid w:val="000F259B"/>
    <w:rsid w:val="000F2656"/>
    <w:rsid w:val="000F27B9"/>
    <w:rsid w:val="000F2A22"/>
    <w:rsid w:val="000F2C42"/>
    <w:rsid w:val="000F2D92"/>
    <w:rsid w:val="000F2DC0"/>
    <w:rsid w:val="000F2F3D"/>
    <w:rsid w:val="000F2FFC"/>
    <w:rsid w:val="000F307C"/>
    <w:rsid w:val="000F3197"/>
    <w:rsid w:val="000F31EA"/>
    <w:rsid w:val="000F33BD"/>
    <w:rsid w:val="000F3473"/>
    <w:rsid w:val="000F3517"/>
    <w:rsid w:val="000F36A3"/>
    <w:rsid w:val="000F3723"/>
    <w:rsid w:val="000F3820"/>
    <w:rsid w:val="000F390A"/>
    <w:rsid w:val="000F3ACE"/>
    <w:rsid w:val="000F3AE0"/>
    <w:rsid w:val="000F3C5F"/>
    <w:rsid w:val="000F3CBA"/>
    <w:rsid w:val="000F3D70"/>
    <w:rsid w:val="000F3E1D"/>
    <w:rsid w:val="000F3F1C"/>
    <w:rsid w:val="000F3F92"/>
    <w:rsid w:val="000F3FD6"/>
    <w:rsid w:val="000F43E0"/>
    <w:rsid w:val="000F442E"/>
    <w:rsid w:val="000F460D"/>
    <w:rsid w:val="000F479E"/>
    <w:rsid w:val="000F4E56"/>
    <w:rsid w:val="000F4E9B"/>
    <w:rsid w:val="000F4EAD"/>
    <w:rsid w:val="000F4F2B"/>
    <w:rsid w:val="000F4F42"/>
    <w:rsid w:val="000F4F86"/>
    <w:rsid w:val="000F4FD2"/>
    <w:rsid w:val="000F5353"/>
    <w:rsid w:val="000F5375"/>
    <w:rsid w:val="000F53DC"/>
    <w:rsid w:val="000F53DE"/>
    <w:rsid w:val="000F5438"/>
    <w:rsid w:val="000F559A"/>
    <w:rsid w:val="000F55C0"/>
    <w:rsid w:val="000F55E8"/>
    <w:rsid w:val="000F55EF"/>
    <w:rsid w:val="000F56A8"/>
    <w:rsid w:val="000F56D2"/>
    <w:rsid w:val="000F577F"/>
    <w:rsid w:val="000F5966"/>
    <w:rsid w:val="000F5DB3"/>
    <w:rsid w:val="000F5DCE"/>
    <w:rsid w:val="000F5F7B"/>
    <w:rsid w:val="000F6073"/>
    <w:rsid w:val="000F60E2"/>
    <w:rsid w:val="000F61A0"/>
    <w:rsid w:val="000F627C"/>
    <w:rsid w:val="000F628C"/>
    <w:rsid w:val="000F62DF"/>
    <w:rsid w:val="000F62E8"/>
    <w:rsid w:val="000F62F5"/>
    <w:rsid w:val="000F6337"/>
    <w:rsid w:val="000F652F"/>
    <w:rsid w:val="000F65C9"/>
    <w:rsid w:val="000F66C1"/>
    <w:rsid w:val="000F68E5"/>
    <w:rsid w:val="000F693E"/>
    <w:rsid w:val="000F6953"/>
    <w:rsid w:val="000F6B3B"/>
    <w:rsid w:val="000F6EE5"/>
    <w:rsid w:val="000F7148"/>
    <w:rsid w:val="000F76CE"/>
    <w:rsid w:val="000F78A0"/>
    <w:rsid w:val="000F791C"/>
    <w:rsid w:val="000F7933"/>
    <w:rsid w:val="000F7AA1"/>
    <w:rsid w:val="000F7B9A"/>
    <w:rsid w:val="000F7C54"/>
    <w:rsid w:val="000F7F51"/>
    <w:rsid w:val="0010001B"/>
    <w:rsid w:val="001000B7"/>
    <w:rsid w:val="001000D0"/>
    <w:rsid w:val="001000EE"/>
    <w:rsid w:val="00100103"/>
    <w:rsid w:val="00100353"/>
    <w:rsid w:val="00100694"/>
    <w:rsid w:val="0010077E"/>
    <w:rsid w:val="001007A9"/>
    <w:rsid w:val="00100832"/>
    <w:rsid w:val="0010087A"/>
    <w:rsid w:val="001008A1"/>
    <w:rsid w:val="00100926"/>
    <w:rsid w:val="00100A62"/>
    <w:rsid w:val="00100A68"/>
    <w:rsid w:val="00100A7C"/>
    <w:rsid w:val="00100A94"/>
    <w:rsid w:val="00100CF7"/>
    <w:rsid w:val="00100D90"/>
    <w:rsid w:val="00100E59"/>
    <w:rsid w:val="001011BF"/>
    <w:rsid w:val="00101272"/>
    <w:rsid w:val="0010141F"/>
    <w:rsid w:val="001014E4"/>
    <w:rsid w:val="001015FA"/>
    <w:rsid w:val="0010170A"/>
    <w:rsid w:val="001017A2"/>
    <w:rsid w:val="001017D5"/>
    <w:rsid w:val="001019E4"/>
    <w:rsid w:val="00101BD5"/>
    <w:rsid w:val="00101D00"/>
    <w:rsid w:val="00101D4E"/>
    <w:rsid w:val="00101DFD"/>
    <w:rsid w:val="00101E64"/>
    <w:rsid w:val="00101EB6"/>
    <w:rsid w:val="00101F43"/>
    <w:rsid w:val="00101FDF"/>
    <w:rsid w:val="00102046"/>
    <w:rsid w:val="001020FF"/>
    <w:rsid w:val="0010210A"/>
    <w:rsid w:val="001021B8"/>
    <w:rsid w:val="001021CE"/>
    <w:rsid w:val="001022E3"/>
    <w:rsid w:val="00102475"/>
    <w:rsid w:val="001025A4"/>
    <w:rsid w:val="001025BC"/>
    <w:rsid w:val="0010261F"/>
    <w:rsid w:val="00102657"/>
    <w:rsid w:val="00102791"/>
    <w:rsid w:val="00102885"/>
    <w:rsid w:val="001029CF"/>
    <w:rsid w:val="001029EC"/>
    <w:rsid w:val="00102A0C"/>
    <w:rsid w:val="00102AE6"/>
    <w:rsid w:val="00102D69"/>
    <w:rsid w:val="00102E38"/>
    <w:rsid w:val="00103050"/>
    <w:rsid w:val="001032ED"/>
    <w:rsid w:val="001034AA"/>
    <w:rsid w:val="00103502"/>
    <w:rsid w:val="00103573"/>
    <w:rsid w:val="0010366B"/>
    <w:rsid w:val="0010367B"/>
    <w:rsid w:val="00103708"/>
    <w:rsid w:val="001037A1"/>
    <w:rsid w:val="00103816"/>
    <w:rsid w:val="0010392E"/>
    <w:rsid w:val="00103992"/>
    <w:rsid w:val="00103C65"/>
    <w:rsid w:val="00103CF8"/>
    <w:rsid w:val="00103D1D"/>
    <w:rsid w:val="00103F87"/>
    <w:rsid w:val="0010403C"/>
    <w:rsid w:val="0010403E"/>
    <w:rsid w:val="001040AB"/>
    <w:rsid w:val="001042CC"/>
    <w:rsid w:val="001043C4"/>
    <w:rsid w:val="001043FF"/>
    <w:rsid w:val="00104524"/>
    <w:rsid w:val="001045C7"/>
    <w:rsid w:val="0010468C"/>
    <w:rsid w:val="001046E4"/>
    <w:rsid w:val="00104985"/>
    <w:rsid w:val="00104B20"/>
    <w:rsid w:val="00104D48"/>
    <w:rsid w:val="00104D53"/>
    <w:rsid w:val="0010509D"/>
    <w:rsid w:val="00105178"/>
    <w:rsid w:val="001051BC"/>
    <w:rsid w:val="001053B4"/>
    <w:rsid w:val="00105425"/>
    <w:rsid w:val="0010542C"/>
    <w:rsid w:val="00105465"/>
    <w:rsid w:val="001054E2"/>
    <w:rsid w:val="00105545"/>
    <w:rsid w:val="001055BE"/>
    <w:rsid w:val="00105602"/>
    <w:rsid w:val="001056DB"/>
    <w:rsid w:val="001056E5"/>
    <w:rsid w:val="001057E9"/>
    <w:rsid w:val="00105952"/>
    <w:rsid w:val="00105A54"/>
    <w:rsid w:val="00105AC4"/>
    <w:rsid w:val="00105BA0"/>
    <w:rsid w:val="00105E7A"/>
    <w:rsid w:val="00105F65"/>
    <w:rsid w:val="00105FE0"/>
    <w:rsid w:val="00105FF1"/>
    <w:rsid w:val="00106097"/>
    <w:rsid w:val="001061A4"/>
    <w:rsid w:val="0010630C"/>
    <w:rsid w:val="00106402"/>
    <w:rsid w:val="0010660B"/>
    <w:rsid w:val="00106645"/>
    <w:rsid w:val="001066C0"/>
    <w:rsid w:val="00106A0A"/>
    <w:rsid w:val="00106BE6"/>
    <w:rsid w:val="00106D93"/>
    <w:rsid w:val="00106E02"/>
    <w:rsid w:val="00106EDA"/>
    <w:rsid w:val="00106F6E"/>
    <w:rsid w:val="0010715F"/>
    <w:rsid w:val="001072FF"/>
    <w:rsid w:val="001073B1"/>
    <w:rsid w:val="001076A5"/>
    <w:rsid w:val="0010777F"/>
    <w:rsid w:val="001077A8"/>
    <w:rsid w:val="0010794F"/>
    <w:rsid w:val="001079B4"/>
    <w:rsid w:val="00107AB5"/>
    <w:rsid w:val="00107B9E"/>
    <w:rsid w:val="00107C08"/>
    <w:rsid w:val="00107C3F"/>
    <w:rsid w:val="00107C61"/>
    <w:rsid w:val="00107D9B"/>
    <w:rsid w:val="00107E26"/>
    <w:rsid w:val="00107E7C"/>
    <w:rsid w:val="00107EFF"/>
    <w:rsid w:val="00110362"/>
    <w:rsid w:val="0011052D"/>
    <w:rsid w:val="001105D2"/>
    <w:rsid w:val="001106CC"/>
    <w:rsid w:val="001107E0"/>
    <w:rsid w:val="0011092A"/>
    <w:rsid w:val="00110958"/>
    <w:rsid w:val="00110CEB"/>
    <w:rsid w:val="00110D17"/>
    <w:rsid w:val="00110F07"/>
    <w:rsid w:val="001110E9"/>
    <w:rsid w:val="0011129A"/>
    <w:rsid w:val="0011136A"/>
    <w:rsid w:val="0011143F"/>
    <w:rsid w:val="00111580"/>
    <w:rsid w:val="00111658"/>
    <w:rsid w:val="001118DC"/>
    <w:rsid w:val="00111A03"/>
    <w:rsid w:val="00111DB9"/>
    <w:rsid w:val="00111E84"/>
    <w:rsid w:val="00111ED9"/>
    <w:rsid w:val="00111EDC"/>
    <w:rsid w:val="00111F86"/>
    <w:rsid w:val="00112015"/>
    <w:rsid w:val="001121F5"/>
    <w:rsid w:val="0011221B"/>
    <w:rsid w:val="0011239A"/>
    <w:rsid w:val="0011246E"/>
    <w:rsid w:val="001126C1"/>
    <w:rsid w:val="0011293A"/>
    <w:rsid w:val="001129FC"/>
    <w:rsid w:val="00112A74"/>
    <w:rsid w:val="00112E83"/>
    <w:rsid w:val="00112F9D"/>
    <w:rsid w:val="001130B9"/>
    <w:rsid w:val="0011325C"/>
    <w:rsid w:val="001132E7"/>
    <w:rsid w:val="00113358"/>
    <w:rsid w:val="0011337D"/>
    <w:rsid w:val="00113667"/>
    <w:rsid w:val="001136FD"/>
    <w:rsid w:val="001137B2"/>
    <w:rsid w:val="001137B4"/>
    <w:rsid w:val="00113B37"/>
    <w:rsid w:val="00113D28"/>
    <w:rsid w:val="00113D44"/>
    <w:rsid w:val="00113DC0"/>
    <w:rsid w:val="00114061"/>
    <w:rsid w:val="0011412D"/>
    <w:rsid w:val="0011414B"/>
    <w:rsid w:val="00114168"/>
    <w:rsid w:val="00114198"/>
    <w:rsid w:val="001141FF"/>
    <w:rsid w:val="00114481"/>
    <w:rsid w:val="0011449B"/>
    <w:rsid w:val="00114512"/>
    <w:rsid w:val="0011452E"/>
    <w:rsid w:val="001146F6"/>
    <w:rsid w:val="00114793"/>
    <w:rsid w:val="001147DB"/>
    <w:rsid w:val="001147F1"/>
    <w:rsid w:val="00114851"/>
    <w:rsid w:val="00114924"/>
    <w:rsid w:val="001149AA"/>
    <w:rsid w:val="00114A5C"/>
    <w:rsid w:val="00114CDC"/>
    <w:rsid w:val="00114E6A"/>
    <w:rsid w:val="00114FEE"/>
    <w:rsid w:val="0011505D"/>
    <w:rsid w:val="0011519E"/>
    <w:rsid w:val="001151A4"/>
    <w:rsid w:val="001152C2"/>
    <w:rsid w:val="0011556C"/>
    <w:rsid w:val="00115610"/>
    <w:rsid w:val="00115720"/>
    <w:rsid w:val="001158F3"/>
    <w:rsid w:val="00115927"/>
    <w:rsid w:val="00115961"/>
    <w:rsid w:val="00115990"/>
    <w:rsid w:val="00115B76"/>
    <w:rsid w:val="00115D69"/>
    <w:rsid w:val="00115E7B"/>
    <w:rsid w:val="00115F55"/>
    <w:rsid w:val="00115F66"/>
    <w:rsid w:val="00115FCC"/>
    <w:rsid w:val="00115FF8"/>
    <w:rsid w:val="00116014"/>
    <w:rsid w:val="0011604F"/>
    <w:rsid w:val="001160CB"/>
    <w:rsid w:val="001160E2"/>
    <w:rsid w:val="00116260"/>
    <w:rsid w:val="00116506"/>
    <w:rsid w:val="001166E0"/>
    <w:rsid w:val="001166E1"/>
    <w:rsid w:val="00116707"/>
    <w:rsid w:val="00116723"/>
    <w:rsid w:val="0011698E"/>
    <w:rsid w:val="00116A3C"/>
    <w:rsid w:val="00116A7C"/>
    <w:rsid w:val="00116AF0"/>
    <w:rsid w:val="00116B7D"/>
    <w:rsid w:val="00116CE9"/>
    <w:rsid w:val="0011704B"/>
    <w:rsid w:val="0011718B"/>
    <w:rsid w:val="001171BC"/>
    <w:rsid w:val="001171EF"/>
    <w:rsid w:val="00117332"/>
    <w:rsid w:val="001173D0"/>
    <w:rsid w:val="001173DD"/>
    <w:rsid w:val="001174B1"/>
    <w:rsid w:val="00117544"/>
    <w:rsid w:val="001178B6"/>
    <w:rsid w:val="00117958"/>
    <w:rsid w:val="001179BC"/>
    <w:rsid w:val="00117AA8"/>
    <w:rsid w:val="00117BDE"/>
    <w:rsid w:val="00117E16"/>
    <w:rsid w:val="00117E49"/>
    <w:rsid w:val="00117E7F"/>
    <w:rsid w:val="00117F12"/>
    <w:rsid w:val="00117F15"/>
    <w:rsid w:val="00117FE6"/>
    <w:rsid w:val="001201AA"/>
    <w:rsid w:val="0012020F"/>
    <w:rsid w:val="001203C6"/>
    <w:rsid w:val="001207E9"/>
    <w:rsid w:val="00120855"/>
    <w:rsid w:val="001208CE"/>
    <w:rsid w:val="00120B03"/>
    <w:rsid w:val="00120D85"/>
    <w:rsid w:val="00120DC6"/>
    <w:rsid w:val="00120E73"/>
    <w:rsid w:val="00120FEA"/>
    <w:rsid w:val="00120FEC"/>
    <w:rsid w:val="00121063"/>
    <w:rsid w:val="00121072"/>
    <w:rsid w:val="0012114F"/>
    <w:rsid w:val="00121200"/>
    <w:rsid w:val="0012128D"/>
    <w:rsid w:val="001212E4"/>
    <w:rsid w:val="001215C5"/>
    <w:rsid w:val="00121927"/>
    <w:rsid w:val="001219D5"/>
    <w:rsid w:val="00121C05"/>
    <w:rsid w:val="00121D9D"/>
    <w:rsid w:val="00121E37"/>
    <w:rsid w:val="00121EDF"/>
    <w:rsid w:val="00121F7F"/>
    <w:rsid w:val="00121FC7"/>
    <w:rsid w:val="001221F0"/>
    <w:rsid w:val="0012221C"/>
    <w:rsid w:val="00122245"/>
    <w:rsid w:val="00122366"/>
    <w:rsid w:val="001226AC"/>
    <w:rsid w:val="001226CE"/>
    <w:rsid w:val="00122892"/>
    <w:rsid w:val="00122C6C"/>
    <w:rsid w:val="00122CC1"/>
    <w:rsid w:val="00122DEB"/>
    <w:rsid w:val="00122E39"/>
    <w:rsid w:val="00122F4F"/>
    <w:rsid w:val="001230A7"/>
    <w:rsid w:val="001230DC"/>
    <w:rsid w:val="001231A9"/>
    <w:rsid w:val="0012324C"/>
    <w:rsid w:val="001234BA"/>
    <w:rsid w:val="001234F9"/>
    <w:rsid w:val="00123650"/>
    <w:rsid w:val="0012373D"/>
    <w:rsid w:val="001238DB"/>
    <w:rsid w:val="00123900"/>
    <w:rsid w:val="00123B06"/>
    <w:rsid w:val="00123E6F"/>
    <w:rsid w:val="00123F65"/>
    <w:rsid w:val="001245CD"/>
    <w:rsid w:val="0012466F"/>
    <w:rsid w:val="00124724"/>
    <w:rsid w:val="00124B1E"/>
    <w:rsid w:val="00124B33"/>
    <w:rsid w:val="00124B56"/>
    <w:rsid w:val="00124D6B"/>
    <w:rsid w:val="00124EF8"/>
    <w:rsid w:val="00124F18"/>
    <w:rsid w:val="00124F3F"/>
    <w:rsid w:val="00124FFC"/>
    <w:rsid w:val="00125435"/>
    <w:rsid w:val="0012548E"/>
    <w:rsid w:val="00125551"/>
    <w:rsid w:val="001255F1"/>
    <w:rsid w:val="001255F6"/>
    <w:rsid w:val="0012570F"/>
    <w:rsid w:val="00125737"/>
    <w:rsid w:val="0012579C"/>
    <w:rsid w:val="00125880"/>
    <w:rsid w:val="00125902"/>
    <w:rsid w:val="00125C25"/>
    <w:rsid w:val="00125E26"/>
    <w:rsid w:val="00126229"/>
    <w:rsid w:val="00126294"/>
    <w:rsid w:val="001262D1"/>
    <w:rsid w:val="001262FF"/>
    <w:rsid w:val="001263EB"/>
    <w:rsid w:val="001264C5"/>
    <w:rsid w:val="001264E8"/>
    <w:rsid w:val="001264F0"/>
    <w:rsid w:val="001266BB"/>
    <w:rsid w:val="0012674C"/>
    <w:rsid w:val="0012679F"/>
    <w:rsid w:val="0012698D"/>
    <w:rsid w:val="00126A87"/>
    <w:rsid w:val="00126AE9"/>
    <w:rsid w:val="00126BBF"/>
    <w:rsid w:val="00126DD3"/>
    <w:rsid w:val="00126E2A"/>
    <w:rsid w:val="00126F0E"/>
    <w:rsid w:val="00126F52"/>
    <w:rsid w:val="00126FAE"/>
    <w:rsid w:val="001270FA"/>
    <w:rsid w:val="00127255"/>
    <w:rsid w:val="00127397"/>
    <w:rsid w:val="001273EB"/>
    <w:rsid w:val="001274DA"/>
    <w:rsid w:val="001274E4"/>
    <w:rsid w:val="00127781"/>
    <w:rsid w:val="0012787C"/>
    <w:rsid w:val="00127AB2"/>
    <w:rsid w:val="00127B7E"/>
    <w:rsid w:val="00127D68"/>
    <w:rsid w:val="00127E2F"/>
    <w:rsid w:val="00127E82"/>
    <w:rsid w:val="00127EBD"/>
    <w:rsid w:val="00127FEE"/>
    <w:rsid w:val="0013008C"/>
    <w:rsid w:val="00130259"/>
    <w:rsid w:val="00130674"/>
    <w:rsid w:val="00130681"/>
    <w:rsid w:val="001306B5"/>
    <w:rsid w:val="001308A2"/>
    <w:rsid w:val="00130AB4"/>
    <w:rsid w:val="00130AFB"/>
    <w:rsid w:val="00130C32"/>
    <w:rsid w:val="00130C6D"/>
    <w:rsid w:val="00130CB5"/>
    <w:rsid w:val="00130E93"/>
    <w:rsid w:val="00131059"/>
    <w:rsid w:val="00131137"/>
    <w:rsid w:val="00131147"/>
    <w:rsid w:val="00131357"/>
    <w:rsid w:val="0013135D"/>
    <w:rsid w:val="001313D2"/>
    <w:rsid w:val="00131559"/>
    <w:rsid w:val="001315F0"/>
    <w:rsid w:val="001315F8"/>
    <w:rsid w:val="0013171C"/>
    <w:rsid w:val="00131890"/>
    <w:rsid w:val="00131A7B"/>
    <w:rsid w:val="00131B04"/>
    <w:rsid w:val="00131E02"/>
    <w:rsid w:val="00131E73"/>
    <w:rsid w:val="0013212F"/>
    <w:rsid w:val="00132419"/>
    <w:rsid w:val="0013250A"/>
    <w:rsid w:val="00132594"/>
    <w:rsid w:val="001325DB"/>
    <w:rsid w:val="00132645"/>
    <w:rsid w:val="0013269D"/>
    <w:rsid w:val="001326B8"/>
    <w:rsid w:val="0013271E"/>
    <w:rsid w:val="001328B3"/>
    <w:rsid w:val="00132996"/>
    <w:rsid w:val="00132CB8"/>
    <w:rsid w:val="00132E4C"/>
    <w:rsid w:val="00133361"/>
    <w:rsid w:val="0013337C"/>
    <w:rsid w:val="00133461"/>
    <w:rsid w:val="00133523"/>
    <w:rsid w:val="001336E8"/>
    <w:rsid w:val="001339FB"/>
    <w:rsid w:val="00133D3A"/>
    <w:rsid w:val="00133E42"/>
    <w:rsid w:val="00133F66"/>
    <w:rsid w:val="00134128"/>
    <w:rsid w:val="0013417B"/>
    <w:rsid w:val="001341CD"/>
    <w:rsid w:val="001342B5"/>
    <w:rsid w:val="0013433C"/>
    <w:rsid w:val="00134350"/>
    <w:rsid w:val="00134463"/>
    <w:rsid w:val="00134466"/>
    <w:rsid w:val="00134825"/>
    <w:rsid w:val="00134A0B"/>
    <w:rsid w:val="00134BE7"/>
    <w:rsid w:val="00134CB6"/>
    <w:rsid w:val="00134CC5"/>
    <w:rsid w:val="00134DA6"/>
    <w:rsid w:val="00134E61"/>
    <w:rsid w:val="00134F16"/>
    <w:rsid w:val="00134F6E"/>
    <w:rsid w:val="00134F7B"/>
    <w:rsid w:val="0013552F"/>
    <w:rsid w:val="001355E9"/>
    <w:rsid w:val="00135721"/>
    <w:rsid w:val="0013587D"/>
    <w:rsid w:val="00135913"/>
    <w:rsid w:val="00135BE6"/>
    <w:rsid w:val="00135EA0"/>
    <w:rsid w:val="00135EC6"/>
    <w:rsid w:val="00135F72"/>
    <w:rsid w:val="00135FCF"/>
    <w:rsid w:val="00135FFA"/>
    <w:rsid w:val="00136095"/>
    <w:rsid w:val="001361B4"/>
    <w:rsid w:val="00136263"/>
    <w:rsid w:val="0013627A"/>
    <w:rsid w:val="001362F3"/>
    <w:rsid w:val="0013638D"/>
    <w:rsid w:val="001363D4"/>
    <w:rsid w:val="001366BF"/>
    <w:rsid w:val="00136764"/>
    <w:rsid w:val="0013682A"/>
    <w:rsid w:val="00136856"/>
    <w:rsid w:val="001368BE"/>
    <w:rsid w:val="001368E4"/>
    <w:rsid w:val="00136A12"/>
    <w:rsid w:val="00136A6F"/>
    <w:rsid w:val="00136B17"/>
    <w:rsid w:val="00136D08"/>
    <w:rsid w:val="00136DA0"/>
    <w:rsid w:val="00136DDA"/>
    <w:rsid w:val="00136F0F"/>
    <w:rsid w:val="00136F96"/>
    <w:rsid w:val="00137002"/>
    <w:rsid w:val="0013711B"/>
    <w:rsid w:val="0013715E"/>
    <w:rsid w:val="00137190"/>
    <w:rsid w:val="001371A0"/>
    <w:rsid w:val="00137347"/>
    <w:rsid w:val="0013762E"/>
    <w:rsid w:val="001376D4"/>
    <w:rsid w:val="001377FB"/>
    <w:rsid w:val="00137806"/>
    <w:rsid w:val="0013799E"/>
    <w:rsid w:val="00137A3D"/>
    <w:rsid w:val="00137C11"/>
    <w:rsid w:val="00137DD8"/>
    <w:rsid w:val="00137F34"/>
    <w:rsid w:val="001400C8"/>
    <w:rsid w:val="00140207"/>
    <w:rsid w:val="00140250"/>
    <w:rsid w:val="001403AC"/>
    <w:rsid w:val="001403EF"/>
    <w:rsid w:val="0014044E"/>
    <w:rsid w:val="00140804"/>
    <w:rsid w:val="001408C5"/>
    <w:rsid w:val="00140B2E"/>
    <w:rsid w:val="00140C90"/>
    <w:rsid w:val="00140E3F"/>
    <w:rsid w:val="00140FA4"/>
    <w:rsid w:val="00140FF4"/>
    <w:rsid w:val="00141551"/>
    <w:rsid w:val="00141658"/>
    <w:rsid w:val="001417B7"/>
    <w:rsid w:val="00141919"/>
    <w:rsid w:val="00141963"/>
    <w:rsid w:val="00141A1F"/>
    <w:rsid w:val="00141B53"/>
    <w:rsid w:val="00141C12"/>
    <w:rsid w:val="00141CBA"/>
    <w:rsid w:val="00141CE2"/>
    <w:rsid w:val="00141D2E"/>
    <w:rsid w:val="00141E2C"/>
    <w:rsid w:val="00141F84"/>
    <w:rsid w:val="00141FD5"/>
    <w:rsid w:val="001420FF"/>
    <w:rsid w:val="001421FB"/>
    <w:rsid w:val="00142268"/>
    <w:rsid w:val="001423CD"/>
    <w:rsid w:val="001424C4"/>
    <w:rsid w:val="00142561"/>
    <w:rsid w:val="0014267B"/>
    <w:rsid w:val="001426C2"/>
    <w:rsid w:val="001426E2"/>
    <w:rsid w:val="00142892"/>
    <w:rsid w:val="001429C8"/>
    <w:rsid w:val="00142C2E"/>
    <w:rsid w:val="00142CAD"/>
    <w:rsid w:val="00142D8D"/>
    <w:rsid w:val="00142E45"/>
    <w:rsid w:val="001431C1"/>
    <w:rsid w:val="001432FB"/>
    <w:rsid w:val="0014332E"/>
    <w:rsid w:val="0014341D"/>
    <w:rsid w:val="00143452"/>
    <w:rsid w:val="001435E1"/>
    <w:rsid w:val="00143830"/>
    <w:rsid w:val="001438C1"/>
    <w:rsid w:val="001438E5"/>
    <w:rsid w:val="00143993"/>
    <w:rsid w:val="00143A8C"/>
    <w:rsid w:val="00143C40"/>
    <w:rsid w:val="00143C4A"/>
    <w:rsid w:val="00143DE7"/>
    <w:rsid w:val="00143E4B"/>
    <w:rsid w:val="00143F87"/>
    <w:rsid w:val="0014403D"/>
    <w:rsid w:val="001441A5"/>
    <w:rsid w:val="00144200"/>
    <w:rsid w:val="0014420C"/>
    <w:rsid w:val="00144489"/>
    <w:rsid w:val="001444DB"/>
    <w:rsid w:val="00144531"/>
    <w:rsid w:val="001445D9"/>
    <w:rsid w:val="00144608"/>
    <w:rsid w:val="001447E9"/>
    <w:rsid w:val="00144998"/>
    <w:rsid w:val="001449CB"/>
    <w:rsid w:val="00144A93"/>
    <w:rsid w:val="00144B6D"/>
    <w:rsid w:val="00144D0C"/>
    <w:rsid w:val="00144E19"/>
    <w:rsid w:val="00144E65"/>
    <w:rsid w:val="00144F35"/>
    <w:rsid w:val="00144F53"/>
    <w:rsid w:val="00144FA4"/>
    <w:rsid w:val="00145082"/>
    <w:rsid w:val="001450A8"/>
    <w:rsid w:val="00145178"/>
    <w:rsid w:val="00145629"/>
    <w:rsid w:val="00145646"/>
    <w:rsid w:val="00145801"/>
    <w:rsid w:val="00145882"/>
    <w:rsid w:val="00145A7B"/>
    <w:rsid w:val="00145AA5"/>
    <w:rsid w:val="00145DA2"/>
    <w:rsid w:val="00145F3B"/>
    <w:rsid w:val="001460B1"/>
    <w:rsid w:val="0014612F"/>
    <w:rsid w:val="0014621D"/>
    <w:rsid w:val="001462B1"/>
    <w:rsid w:val="001464F5"/>
    <w:rsid w:val="00146653"/>
    <w:rsid w:val="00146676"/>
    <w:rsid w:val="00146729"/>
    <w:rsid w:val="001468ED"/>
    <w:rsid w:val="001469E3"/>
    <w:rsid w:val="00146AB3"/>
    <w:rsid w:val="00146AD1"/>
    <w:rsid w:val="00146B67"/>
    <w:rsid w:val="00146B8B"/>
    <w:rsid w:val="00146B99"/>
    <w:rsid w:val="00146CCB"/>
    <w:rsid w:val="00146D65"/>
    <w:rsid w:val="00146D6D"/>
    <w:rsid w:val="0014701C"/>
    <w:rsid w:val="001471CB"/>
    <w:rsid w:val="0014726F"/>
    <w:rsid w:val="001472B0"/>
    <w:rsid w:val="00147331"/>
    <w:rsid w:val="001475E7"/>
    <w:rsid w:val="0014776D"/>
    <w:rsid w:val="001478F6"/>
    <w:rsid w:val="00147A37"/>
    <w:rsid w:val="00147B64"/>
    <w:rsid w:val="00147C1D"/>
    <w:rsid w:val="00147C61"/>
    <w:rsid w:val="00147E92"/>
    <w:rsid w:val="00147EEB"/>
    <w:rsid w:val="00147F49"/>
    <w:rsid w:val="00150093"/>
    <w:rsid w:val="001500D8"/>
    <w:rsid w:val="001500EC"/>
    <w:rsid w:val="0015026E"/>
    <w:rsid w:val="0015028D"/>
    <w:rsid w:val="00150320"/>
    <w:rsid w:val="001503F5"/>
    <w:rsid w:val="0015050A"/>
    <w:rsid w:val="00150832"/>
    <w:rsid w:val="0015085F"/>
    <w:rsid w:val="00150A07"/>
    <w:rsid w:val="00150AFA"/>
    <w:rsid w:val="00150D2A"/>
    <w:rsid w:val="0015106F"/>
    <w:rsid w:val="001510CB"/>
    <w:rsid w:val="00151150"/>
    <w:rsid w:val="00151533"/>
    <w:rsid w:val="001515ED"/>
    <w:rsid w:val="001516DD"/>
    <w:rsid w:val="00151709"/>
    <w:rsid w:val="0015176E"/>
    <w:rsid w:val="00151921"/>
    <w:rsid w:val="0015196B"/>
    <w:rsid w:val="001519F5"/>
    <w:rsid w:val="00151A82"/>
    <w:rsid w:val="00151AB7"/>
    <w:rsid w:val="00151BC5"/>
    <w:rsid w:val="00151F05"/>
    <w:rsid w:val="001520A1"/>
    <w:rsid w:val="0015227C"/>
    <w:rsid w:val="0015236C"/>
    <w:rsid w:val="00152392"/>
    <w:rsid w:val="00152402"/>
    <w:rsid w:val="0015246D"/>
    <w:rsid w:val="0015269B"/>
    <w:rsid w:val="001526CD"/>
    <w:rsid w:val="001526F0"/>
    <w:rsid w:val="0015274C"/>
    <w:rsid w:val="0015279A"/>
    <w:rsid w:val="00152900"/>
    <w:rsid w:val="0015297F"/>
    <w:rsid w:val="001529BA"/>
    <w:rsid w:val="00152A8F"/>
    <w:rsid w:val="00152B9C"/>
    <w:rsid w:val="00152C13"/>
    <w:rsid w:val="00152C75"/>
    <w:rsid w:val="00152DF7"/>
    <w:rsid w:val="00152E54"/>
    <w:rsid w:val="00152EA9"/>
    <w:rsid w:val="00153047"/>
    <w:rsid w:val="001530EC"/>
    <w:rsid w:val="00153130"/>
    <w:rsid w:val="0015318E"/>
    <w:rsid w:val="0015320F"/>
    <w:rsid w:val="00153277"/>
    <w:rsid w:val="001533C8"/>
    <w:rsid w:val="001533EA"/>
    <w:rsid w:val="00153829"/>
    <w:rsid w:val="001539CC"/>
    <w:rsid w:val="00153AE3"/>
    <w:rsid w:val="00153C36"/>
    <w:rsid w:val="00153E91"/>
    <w:rsid w:val="00153EB2"/>
    <w:rsid w:val="00153EFA"/>
    <w:rsid w:val="001540AC"/>
    <w:rsid w:val="001540FA"/>
    <w:rsid w:val="00154107"/>
    <w:rsid w:val="00154280"/>
    <w:rsid w:val="001545E1"/>
    <w:rsid w:val="00154772"/>
    <w:rsid w:val="0015496A"/>
    <w:rsid w:val="00154AA2"/>
    <w:rsid w:val="00154B0C"/>
    <w:rsid w:val="00154C76"/>
    <w:rsid w:val="00154CB6"/>
    <w:rsid w:val="00154CF0"/>
    <w:rsid w:val="00154D82"/>
    <w:rsid w:val="00154E08"/>
    <w:rsid w:val="00155054"/>
    <w:rsid w:val="00155149"/>
    <w:rsid w:val="001551F0"/>
    <w:rsid w:val="0015524F"/>
    <w:rsid w:val="001553D8"/>
    <w:rsid w:val="00155415"/>
    <w:rsid w:val="0015546C"/>
    <w:rsid w:val="00155488"/>
    <w:rsid w:val="001554AB"/>
    <w:rsid w:val="0015563E"/>
    <w:rsid w:val="00155728"/>
    <w:rsid w:val="0015592F"/>
    <w:rsid w:val="00155A5D"/>
    <w:rsid w:val="00155CB6"/>
    <w:rsid w:val="00155F5D"/>
    <w:rsid w:val="00155F68"/>
    <w:rsid w:val="00156061"/>
    <w:rsid w:val="001560F6"/>
    <w:rsid w:val="00156127"/>
    <w:rsid w:val="0015614B"/>
    <w:rsid w:val="001561A5"/>
    <w:rsid w:val="00156716"/>
    <w:rsid w:val="00156779"/>
    <w:rsid w:val="00156816"/>
    <w:rsid w:val="00156842"/>
    <w:rsid w:val="001568D0"/>
    <w:rsid w:val="00156A0F"/>
    <w:rsid w:val="00156A3E"/>
    <w:rsid w:val="00156C70"/>
    <w:rsid w:val="00156E48"/>
    <w:rsid w:val="00156E55"/>
    <w:rsid w:val="00156EC6"/>
    <w:rsid w:val="00156EDF"/>
    <w:rsid w:val="00156F60"/>
    <w:rsid w:val="001570EF"/>
    <w:rsid w:val="00157228"/>
    <w:rsid w:val="00157257"/>
    <w:rsid w:val="001572FF"/>
    <w:rsid w:val="0015794C"/>
    <w:rsid w:val="00157955"/>
    <w:rsid w:val="00157CD0"/>
    <w:rsid w:val="00157D8F"/>
    <w:rsid w:val="00157F09"/>
    <w:rsid w:val="00160071"/>
    <w:rsid w:val="00160104"/>
    <w:rsid w:val="00160458"/>
    <w:rsid w:val="001604FD"/>
    <w:rsid w:val="0016055D"/>
    <w:rsid w:val="00160587"/>
    <w:rsid w:val="001606BD"/>
    <w:rsid w:val="00160837"/>
    <w:rsid w:val="00160A0B"/>
    <w:rsid w:val="00160BC7"/>
    <w:rsid w:val="00160C98"/>
    <w:rsid w:val="00160CB9"/>
    <w:rsid w:val="00160D05"/>
    <w:rsid w:val="00160D99"/>
    <w:rsid w:val="00160E5C"/>
    <w:rsid w:val="00160ED2"/>
    <w:rsid w:val="00161308"/>
    <w:rsid w:val="001614C6"/>
    <w:rsid w:val="001614F4"/>
    <w:rsid w:val="0016160A"/>
    <w:rsid w:val="001616DB"/>
    <w:rsid w:val="001616DE"/>
    <w:rsid w:val="00161904"/>
    <w:rsid w:val="0016195D"/>
    <w:rsid w:val="00161DE6"/>
    <w:rsid w:val="00161F97"/>
    <w:rsid w:val="0016209B"/>
    <w:rsid w:val="001621F2"/>
    <w:rsid w:val="00162407"/>
    <w:rsid w:val="00162485"/>
    <w:rsid w:val="0016249B"/>
    <w:rsid w:val="001626AB"/>
    <w:rsid w:val="001626B7"/>
    <w:rsid w:val="00162A34"/>
    <w:rsid w:val="00162AD4"/>
    <w:rsid w:val="00162C88"/>
    <w:rsid w:val="00162DA9"/>
    <w:rsid w:val="00162DDB"/>
    <w:rsid w:val="00162DEE"/>
    <w:rsid w:val="00162F7E"/>
    <w:rsid w:val="00162FB5"/>
    <w:rsid w:val="0016302F"/>
    <w:rsid w:val="0016326C"/>
    <w:rsid w:val="001632A9"/>
    <w:rsid w:val="0016384D"/>
    <w:rsid w:val="00163903"/>
    <w:rsid w:val="00163925"/>
    <w:rsid w:val="00163A02"/>
    <w:rsid w:val="00163AEA"/>
    <w:rsid w:val="00163B7E"/>
    <w:rsid w:val="00163DA2"/>
    <w:rsid w:val="00163FB5"/>
    <w:rsid w:val="00164022"/>
    <w:rsid w:val="001641E6"/>
    <w:rsid w:val="00164255"/>
    <w:rsid w:val="00164283"/>
    <w:rsid w:val="001643DE"/>
    <w:rsid w:val="00164518"/>
    <w:rsid w:val="00164646"/>
    <w:rsid w:val="0016467E"/>
    <w:rsid w:val="001647EA"/>
    <w:rsid w:val="001648A8"/>
    <w:rsid w:val="0016492B"/>
    <w:rsid w:val="00164A18"/>
    <w:rsid w:val="00164CCB"/>
    <w:rsid w:val="00164D12"/>
    <w:rsid w:val="00164D5D"/>
    <w:rsid w:val="00164E46"/>
    <w:rsid w:val="00164EBA"/>
    <w:rsid w:val="00164F05"/>
    <w:rsid w:val="00164F82"/>
    <w:rsid w:val="001653C4"/>
    <w:rsid w:val="0016541F"/>
    <w:rsid w:val="001656E5"/>
    <w:rsid w:val="0016576B"/>
    <w:rsid w:val="0016577E"/>
    <w:rsid w:val="001658C1"/>
    <w:rsid w:val="0016595A"/>
    <w:rsid w:val="0016596F"/>
    <w:rsid w:val="00165B10"/>
    <w:rsid w:val="00165B43"/>
    <w:rsid w:val="00165C3F"/>
    <w:rsid w:val="00165CB4"/>
    <w:rsid w:val="00165CE3"/>
    <w:rsid w:val="00165E53"/>
    <w:rsid w:val="00165F28"/>
    <w:rsid w:val="00165F6C"/>
    <w:rsid w:val="001661A5"/>
    <w:rsid w:val="00166283"/>
    <w:rsid w:val="001662F0"/>
    <w:rsid w:val="00166612"/>
    <w:rsid w:val="001666B9"/>
    <w:rsid w:val="00166906"/>
    <w:rsid w:val="00166AF1"/>
    <w:rsid w:val="00166B11"/>
    <w:rsid w:val="00166BA9"/>
    <w:rsid w:val="00166BBC"/>
    <w:rsid w:val="001671A7"/>
    <w:rsid w:val="001672FD"/>
    <w:rsid w:val="00167615"/>
    <w:rsid w:val="00167890"/>
    <w:rsid w:val="00167906"/>
    <w:rsid w:val="00167998"/>
    <w:rsid w:val="001679AC"/>
    <w:rsid w:val="001679B1"/>
    <w:rsid w:val="001679C4"/>
    <w:rsid w:val="00167B02"/>
    <w:rsid w:val="00167CB1"/>
    <w:rsid w:val="00167DD8"/>
    <w:rsid w:val="00170126"/>
    <w:rsid w:val="0017014F"/>
    <w:rsid w:val="0017019C"/>
    <w:rsid w:val="0017019D"/>
    <w:rsid w:val="0017034E"/>
    <w:rsid w:val="00170580"/>
    <w:rsid w:val="001705DF"/>
    <w:rsid w:val="0017069A"/>
    <w:rsid w:val="00170752"/>
    <w:rsid w:val="00170772"/>
    <w:rsid w:val="00170A3B"/>
    <w:rsid w:val="00170ADF"/>
    <w:rsid w:val="00170BC8"/>
    <w:rsid w:val="00170BCF"/>
    <w:rsid w:val="00170CA0"/>
    <w:rsid w:val="00170DEB"/>
    <w:rsid w:val="00170E2D"/>
    <w:rsid w:val="00170ECB"/>
    <w:rsid w:val="00170F15"/>
    <w:rsid w:val="00170FC6"/>
    <w:rsid w:val="0017101F"/>
    <w:rsid w:val="001711BC"/>
    <w:rsid w:val="001713AF"/>
    <w:rsid w:val="0017208C"/>
    <w:rsid w:val="00172162"/>
    <w:rsid w:val="00172607"/>
    <w:rsid w:val="00172655"/>
    <w:rsid w:val="00172A38"/>
    <w:rsid w:val="00172ABB"/>
    <w:rsid w:val="00172AF6"/>
    <w:rsid w:val="00172BC0"/>
    <w:rsid w:val="00172C65"/>
    <w:rsid w:val="00172C8F"/>
    <w:rsid w:val="00172D01"/>
    <w:rsid w:val="00172E19"/>
    <w:rsid w:val="00173110"/>
    <w:rsid w:val="0017320D"/>
    <w:rsid w:val="00173459"/>
    <w:rsid w:val="00173637"/>
    <w:rsid w:val="0017388C"/>
    <w:rsid w:val="001738FA"/>
    <w:rsid w:val="00173950"/>
    <w:rsid w:val="00173AF2"/>
    <w:rsid w:val="00173AFE"/>
    <w:rsid w:val="00173B23"/>
    <w:rsid w:val="00173FD5"/>
    <w:rsid w:val="0017408B"/>
    <w:rsid w:val="00174125"/>
    <w:rsid w:val="00174337"/>
    <w:rsid w:val="00174518"/>
    <w:rsid w:val="001745E4"/>
    <w:rsid w:val="00174644"/>
    <w:rsid w:val="0017469A"/>
    <w:rsid w:val="00174769"/>
    <w:rsid w:val="001748F4"/>
    <w:rsid w:val="00174936"/>
    <w:rsid w:val="00174959"/>
    <w:rsid w:val="0017497C"/>
    <w:rsid w:val="00174A34"/>
    <w:rsid w:val="00174A4F"/>
    <w:rsid w:val="00174B47"/>
    <w:rsid w:val="00174C40"/>
    <w:rsid w:val="00174DF8"/>
    <w:rsid w:val="00174F30"/>
    <w:rsid w:val="00175118"/>
    <w:rsid w:val="001751FD"/>
    <w:rsid w:val="001754C1"/>
    <w:rsid w:val="00175518"/>
    <w:rsid w:val="0017556C"/>
    <w:rsid w:val="00175AA9"/>
    <w:rsid w:val="00175ADF"/>
    <w:rsid w:val="00175B54"/>
    <w:rsid w:val="00175B7B"/>
    <w:rsid w:val="00175CCF"/>
    <w:rsid w:val="00175DB3"/>
    <w:rsid w:val="001761D2"/>
    <w:rsid w:val="00176398"/>
    <w:rsid w:val="0017650A"/>
    <w:rsid w:val="001765D3"/>
    <w:rsid w:val="00176825"/>
    <w:rsid w:val="0017696C"/>
    <w:rsid w:val="00176B28"/>
    <w:rsid w:val="00176BC7"/>
    <w:rsid w:val="00176D0C"/>
    <w:rsid w:val="00176DEC"/>
    <w:rsid w:val="00176E28"/>
    <w:rsid w:val="00176E2E"/>
    <w:rsid w:val="00176E5E"/>
    <w:rsid w:val="00176FA5"/>
    <w:rsid w:val="001774B4"/>
    <w:rsid w:val="001775B8"/>
    <w:rsid w:val="0017766C"/>
    <w:rsid w:val="001776FC"/>
    <w:rsid w:val="00177762"/>
    <w:rsid w:val="001777A8"/>
    <w:rsid w:val="001778E5"/>
    <w:rsid w:val="001779DD"/>
    <w:rsid w:val="00177B83"/>
    <w:rsid w:val="00177C10"/>
    <w:rsid w:val="00177D21"/>
    <w:rsid w:val="00177D85"/>
    <w:rsid w:val="00177D92"/>
    <w:rsid w:val="00180069"/>
    <w:rsid w:val="001800FE"/>
    <w:rsid w:val="00180358"/>
    <w:rsid w:val="0018051B"/>
    <w:rsid w:val="001805BF"/>
    <w:rsid w:val="001805DF"/>
    <w:rsid w:val="001805EB"/>
    <w:rsid w:val="00180603"/>
    <w:rsid w:val="001809D5"/>
    <w:rsid w:val="00180A01"/>
    <w:rsid w:val="00180A1B"/>
    <w:rsid w:val="00180A77"/>
    <w:rsid w:val="00180E27"/>
    <w:rsid w:val="00180F5B"/>
    <w:rsid w:val="0018105F"/>
    <w:rsid w:val="001810E1"/>
    <w:rsid w:val="00181257"/>
    <w:rsid w:val="00181386"/>
    <w:rsid w:val="0018138E"/>
    <w:rsid w:val="001814BD"/>
    <w:rsid w:val="00181505"/>
    <w:rsid w:val="0018160E"/>
    <w:rsid w:val="001816D0"/>
    <w:rsid w:val="00181720"/>
    <w:rsid w:val="00181733"/>
    <w:rsid w:val="0018175E"/>
    <w:rsid w:val="00181857"/>
    <w:rsid w:val="0018199C"/>
    <w:rsid w:val="00181ACE"/>
    <w:rsid w:val="00181B04"/>
    <w:rsid w:val="00181B9A"/>
    <w:rsid w:val="00181BD4"/>
    <w:rsid w:val="00181C1F"/>
    <w:rsid w:val="001820BD"/>
    <w:rsid w:val="00182191"/>
    <w:rsid w:val="001821C7"/>
    <w:rsid w:val="001821ED"/>
    <w:rsid w:val="001823B8"/>
    <w:rsid w:val="001823D6"/>
    <w:rsid w:val="00182538"/>
    <w:rsid w:val="00182542"/>
    <w:rsid w:val="0018255D"/>
    <w:rsid w:val="00182899"/>
    <w:rsid w:val="00182965"/>
    <w:rsid w:val="00182C0F"/>
    <w:rsid w:val="00182D6A"/>
    <w:rsid w:val="00182DEF"/>
    <w:rsid w:val="00182E08"/>
    <w:rsid w:val="00182F2D"/>
    <w:rsid w:val="00182F33"/>
    <w:rsid w:val="00183153"/>
    <w:rsid w:val="001831E1"/>
    <w:rsid w:val="001831EA"/>
    <w:rsid w:val="00183271"/>
    <w:rsid w:val="00183337"/>
    <w:rsid w:val="0018336B"/>
    <w:rsid w:val="001837E5"/>
    <w:rsid w:val="00183835"/>
    <w:rsid w:val="00183AD0"/>
    <w:rsid w:val="00183B5A"/>
    <w:rsid w:val="00183D5F"/>
    <w:rsid w:val="00183E09"/>
    <w:rsid w:val="00183E81"/>
    <w:rsid w:val="001840CB"/>
    <w:rsid w:val="00184376"/>
    <w:rsid w:val="001843E8"/>
    <w:rsid w:val="001844AA"/>
    <w:rsid w:val="00184675"/>
    <w:rsid w:val="00184731"/>
    <w:rsid w:val="00184870"/>
    <w:rsid w:val="001848D7"/>
    <w:rsid w:val="001849D2"/>
    <w:rsid w:val="00184AAC"/>
    <w:rsid w:val="00184F7B"/>
    <w:rsid w:val="00184FE1"/>
    <w:rsid w:val="0018510E"/>
    <w:rsid w:val="0018514B"/>
    <w:rsid w:val="0018555F"/>
    <w:rsid w:val="001855A7"/>
    <w:rsid w:val="00185753"/>
    <w:rsid w:val="00185834"/>
    <w:rsid w:val="001858CA"/>
    <w:rsid w:val="001858F2"/>
    <w:rsid w:val="0018594F"/>
    <w:rsid w:val="00185B98"/>
    <w:rsid w:val="00185BD4"/>
    <w:rsid w:val="00185CE1"/>
    <w:rsid w:val="00185D09"/>
    <w:rsid w:val="00185D85"/>
    <w:rsid w:val="001860A2"/>
    <w:rsid w:val="001864AC"/>
    <w:rsid w:val="001866D7"/>
    <w:rsid w:val="001866E8"/>
    <w:rsid w:val="00186A7F"/>
    <w:rsid w:val="00186C22"/>
    <w:rsid w:val="00186FF5"/>
    <w:rsid w:val="00187117"/>
    <w:rsid w:val="00187216"/>
    <w:rsid w:val="0018724C"/>
    <w:rsid w:val="0018728A"/>
    <w:rsid w:val="0018734F"/>
    <w:rsid w:val="0018754C"/>
    <w:rsid w:val="00187620"/>
    <w:rsid w:val="00187782"/>
    <w:rsid w:val="001877C9"/>
    <w:rsid w:val="00187813"/>
    <w:rsid w:val="00187A86"/>
    <w:rsid w:val="00187B64"/>
    <w:rsid w:val="00187BCB"/>
    <w:rsid w:val="00187E19"/>
    <w:rsid w:val="00187E8A"/>
    <w:rsid w:val="0019006A"/>
    <w:rsid w:val="00190076"/>
    <w:rsid w:val="00190178"/>
    <w:rsid w:val="00190317"/>
    <w:rsid w:val="00190352"/>
    <w:rsid w:val="00190559"/>
    <w:rsid w:val="001905E9"/>
    <w:rsid w:val="0019065F"/>
    <w:rsid w:val="001906EE"/>
    <w:rsid w:val="00190E88"/>
    <w:rsid w:val="00190F3A"/>
    <w:rsid w:val="00191107"/>
    <w:rsid w:val="00191167"/>
    <w:rsid w:val="001912FE"/>
    <w:rsid w:val="0019131C"/>
    <w:rsid w:val="001917F6"/>
    <w:rsid w:val="001917FD"/>
    <w:rsid w:val="00191A51"/>
    <w:rsid w:val="00191AD4"/>
    <w:rsid w:val="00191AE3"/>
    <w:rsid w:val="00191B31"/>
    <w:rsid w:val="00191B62"/>
    <w:rsid w:val="00191BA3"/>
    <w:rsid w:val="00191C74"/>
    <w:rsid w:val="00191D28"/>
    <w:rsid w:val="00191EAA"/>
    <w:rsid w:val="001920C5"/>
    <w:rsid w:val="00192380"/>
    <w:rsid w:val="00192551"/>
    <w:rsid w:val="00192719"/>
    <w:rsid w:val="00192736"/>
    <w:rsid w:val="00192781"/>
    <w:rsid w:val="001929B1"/>
    <w:rsid w:val="00192E47"/>
    <w:rsid w:val="001931BF"/>
    <w:rsid w:val="001937D4"/>
    <w:rsid w:val="00193A14"/>
    <w:rsid w:val="00193C9E"/>
    <w:rsid w:val="00193D28"/>
    <w:rsid w:val="00193D40"/>
    <w:rsid w:val="00193ECA"/>
    <w:rsid w:val="00193ED6"/>
    <w:rsid w:val="00194157"/>
    <w:rsid w:val="00194313"/>
    <w:rsid w:val="0019441F"/>
    <w:rsid w:val="001944F8"/>
    <w:rsid w:val="001948C0"/>
    <w:rsid w:val="00194963"/>
    <w:rsid w:val="001949AA"/>
    <w:rsid w:val="00194A2E"/>
    <w:rsid w:val="00194AA6"/>
    <w:rsid w:val="00194C46"/>
    <w:rsid w:val="00194D5D"/>
    <w:rsid w:val="00194D65"/>
    <w:rsid w:val="00194D7D"/>
    <w:rsid w:val="00194E70"/>
    <w:rsid w:val="00194EEB"/>
    <w:rsid w:val="0019522C"/>
    <w:rsid w:val="00195A15"/>
    <w:rsid w:val="00195A33"/>
    <w:rsid w:val="00195BE7"/>
    <w:rsid w:val="00195C3E"/>
    <w:rsid w:val="00195CB9"/>
    <w:rsid w:val="00195CF5"/>
    <w:rsid w:val="00195D41"/>
    <w:rsid w:val="00195E75"/>
    <w:rsid w:val="00195F05"/>
    <w:rsid w:val="0019601A"/>
    <w:rsid w:val="00196045"/>
    <w:rsid w:val="0019607E"/>
    <w:rsid w:val="00196280"/>
    <w:rsid w:val="00196355"/>
    <w:rsid w:val="001963A6"/>
    <w:rsid w:val="0019640E"/>
    <w:rsid w:val="00196463"/>
    <w:rsid w:val="0019660E"/>
    <w:rsid w:val="0019664E"/>
    <w:rsid w:val="001966B7"/>
    <w:rsid w:val="00196925"/>
    <w:rsid w:val="00196949"/>
    <w:rsid w:val="00196ACE"/>
    <w:rsid w:val="00196C43"/>
    <w:rsid w:val="00196EEA"/>
    <w:rsid w:val="00197018"/>
    <w:rsid w:val="0019724C"/>
    <w:rsid w:val="0019737F"/>
    <w:rsid w:val="0019743A"/>
    <w:rsid w:val="00197498"/>
    <w:rsid w:val="001976AD"/>
    <w:rsid w:val="00197774"/>
    <w:rsid w:val="001977C5"/>
    <w:rsid w:val="00197A52"/>
    <w:rsid w:val="00197C0A"/>
    <w:rsid w:val="00197D8A"/>
    <w:rsid w:val="001A012D"/>
    <w:rsid w:val="001A02E3"/>
    <w:rsid w:val="001A050C"/>
    <w:rsid w:val="001A052D"/>
    <w:rsid w:val="001A054B"/>
    <w:rsid w:val="001A0A9C"/>
    <w:rsid w:val="001A0C79"/>
    <w:rsid w:val="001A0D37"/>
    <w:rsid w:val="001A125C"/>
    <w:rsid w:val="001A13E1"/>
    <w:rsid w:val="001A1443"/>
    <w:rsid w:val="001A14EC"/>
    <w:rsid w:val="001A15C0"/>
    <w:rsid w:val="001A169C"/>
    <w:rsid w:val="001A1846"/>
    <w:rsid w:val="001A18F9"/>
    <w:rsid w:val="001A1A36"/>
    <w:rsid w:val="001A1C65"/>
    <w:rsid w:val="001A1D8C"/>
    <w:rsid w:val="001A239A"/>
    <w:rsid w:val="001A262E"/>
    <w:rsid w:val="001A26C6"/>
    <w:rsid w:val="001A27EF"/>
    <w:rsid w:val="001A2803"/>
    <w:rsid w:val="001A289B"/>
    <w:rsid w:val="001A28F6"/>
    <w:rsid w:val="001A295F"/>
    <w:rsid w:val="001A29C0"/>
    <w:rsid w:val="001A2AAD"/>
    <w:rsid w:val="001A2AE8"/>
    <w:rsid w:val="001A2CD7"/>
    <w:rsid w:val="001A2D92"/>
    <w:rsid w:val="001A2DAB"/>
    <w:rsid w:val="001A2F25"/>
    <w:rsid w:val="001A2F96"/>
    <w:rsid w:val="001A2FCA"/>
    <w:rsid w:val="001A2FE5"/>
    <w:rsid w:val="001A31F3"/>
    <w:rsid w:val="001A3297"/>
    <w:rsid w:val="001A32A3"/>
    <w:rsid w:val="001A332A"/>
    <w:rsid w:val="001A3448"/>
    <w:rsid w:val="001A3493"/>
    <w:rsid w:val="001A3730"/>
    <w:rsid w:val="001A37C6"/>
    <w:rsid w:val="001A37FA"/>
    <w:rsid w:val="001A3841"/>
    <w:rsid w:val="001A391A"/>
    <w:rsid w:val="001A39E6"/>
    <w:rsid w:val="001A3A8D"/>
    <w:rsid w:val="001A3B83"/>
    <w:rsid w:val="001A3C8D"/>
    <w:rsid w:val="001A3F10"/>
    <w:rsid w:val="001A3F20"/>
    <w:rsid w:val="001A3F57"/>
    <w:rsid w:val="001A3F92"/>
    <w:rsid w:val="001A3FBB"/>
    <w:rsid w:val="001A3FCE"/>
    <w:rsid w:val="001A3FFB"/>
    <w:rsid w:val="001A4229"/>
    <w:rsid w:val="001A42C0"/>
    <w:rsid w:val="001A43B6"/>
    <w:rsid w:val="001A46B7"/>
    <w:rsid w:val="001A46F8"/>
    <w:rsid w:val="001A4851"/>
    <w:rsid w:val="001A4AA6"/>
    <w:rsid w:val="001A50E5"/>
    <w:rsid w:val="001A52D4"/>
    <w:rsid w:val="001A548A"/>
    <w:rsid w:val="001A55B9"/>
    <w:rsid w:val="001A56D3"/>
    <w:rsid w:val="001A573B"/>
    <w:rsid w:val="001A573F"/>
    <w:rsid w:val="001A5942"/>
    <w:rsid w:val="001A59FB"/>
    <w:rsid w:val="001A5A2B"/>
    <w:rsid w:val="001A5BEC"/>
    <w:rsid w:val="001A5C33"/>
    <w:rsid w:val="001A5D2A"/>
    <w:rsid w:val="001A5DE6"/>
    <w:rsid w:val="001A60C6"/>
    <w:rsid w:val="001A60E3"/>
    <w:rsid w:val="001A6157"/>
    <w:rsid w:val="001A625A"/>
    <w:rsid w:val="001A63C4"/>
    <w:rsid w:val="001A64F9"/>
    <w:rsid w:val="001A651C"/>
    <w:rsid w:val="001A65F1"/>
    <w:rsid w:val="001A6776"/>
    <w:rsid w:val="001A6B33"/>
    <w:rsid w:val="001A6B5C"/>
    <w:rsid w:val="001A6C9E"/>
    <w:rsid w:val="001A6D13"/>
    <w:rsid w:val="001A6D49"/>
    <w:rsid w:val="001A6F73"/>
    <w:rsid w:val="001A70DF"/>
    <w:rsid w:val="001A7324"/>
    <w:rsid w:val="001A74AB"/>
    <w:rsid w:val="001A7573"/>
    <w:rsid w:val="001A7684"/>
    <w:rsid w:val="001A76FA"/>
    <w:rsid w:val="001A7804"/>
    <w:rsid w:val="001A79EF"/>
    <w:rsid w:val="001A7A1B"/>
    <w:rsid w:val="001A7AAD"/>
    <w:rsid w:val="001A7BFD"/>
    <w:rsid w:val="001A7CA4"/>
    <w:rsid w:val="001A7DC5"/>
    <w:rsid w:val="001B0012"/>
    <w:rsid w:val="001B014F"/>
    <w:rsid w:val="001B0236"/>
    <w:rsid w:val="001B0238"/>
    <w:rsid w:val="001B02B9"/>
    <w:rsid w:val="001B02DC"/>
    <w:rsid w:val="001B050E"/>
    <w:rsid w:val="001B0628"/>
    <w:rsid w:val="001B078A"/>
    <w:rsid w:val="001B07AB"/>
    <w:rsid w:val="001B07F7"/>
    <w:rsid w:val="001B0820"/>
    <w:rsid w:val="001B0840"/>
    <w:rsid w:val="001B087E"/>
    <w:rsid w:val="001B08C2"/>
    <w:rsid w:val="001B0918"/>
    <w:rsid w:val="001B096F"/>
    <w:rsid w:val="001B09A0"/>
    <w:rsid w:val="001B09BA"/>
    <w:rsid w:val="001B0A8C"/>
    <w:rsid w:val="001B0B72"/>
    <w:rsid w:val="001B0BEA"/>
    <w:rsid w:val="001B0CC1"/>
    <w:rsid w:val="001B0D71"/>
    <w:rsid w:val="001B0E24"/>
    <w:rsid w:val="001B0F5D"/>
    <w:rsid w:val="001B1016"/>
    <w:rsid w:val="001B1350"/>
    <w:rsid w:val="001B1354"/>
    <w:rsid w:val="001B1418"/>
    <w:rsid w:val="001B1507"/>
    <w:rsid w:val="001B1660"/>
    <w:rsid w:val="001B1703"/>
    <w:rsid w:val="001B17C1"/>
    <w:rsid w:val="001B1834"/>
    <w:rsid w:val="001B183A"/>
    <w:rsid w:val="001B19B0"/>
    <w:rsid w:val="001B1AB7"/>
    <w:rsid w:val="001B1E6D"/>
    <w:rsid w:val="001B1F99"/>
    <w:rsid w:val="001B209B"/>
    <w:rsid w:val="001B21A2"/>
    <w:rsid w:val="001B227A"/>
    <w:rsid w:val="001B2351"/>
    <w:rsid w:val="001B23B5"/>
    <w:rsid w:val="001B298D"/>
    <w:rsid w:val="001B2993"/>
    <w:rsid w:val="001B2B02"/>
    <w:rsid w:val="001B2E9A"/>
    <w:rsid w:val="001B2FAB"/>
    <w:rsid w:val="001B3473"/>
    <w:rsid w:val="001B38C4"/>
    <w:rsid w:val="001B38ED"/>
    <w:rsid w:val="001B39EF"/>
    <w:rsid w:val="001B3AD6"/>
    <w:rsid w:val="001B3AF3"/>
    <w:rsid w:val="001B3B45"/>
    <w:rsid w:val="001B3B4A"/>
    <w:rsid w:val="001B3BC5"/>
    <w:rsid w:val="001B3D76"/>
    <w:rsid w:val="001B3E85"/>
    <w:rsid w:val="001B3EED"/>
    <w:rsid w:val="001B3FCB"/>
    <w:rsid w:val="001B407E"/>
    <w:rsid w:val="001B4138"/>
    <w:rsid w:val="001B413B"/>
    <w:rsid w:val="001B4265"/>
    <w:rsid w:val="001B437B"/>
    <w:rsid w:val="001B43F6"/>
    <w:rsid w:val="001B4471"/>
    <w:rsid w:val="001B4538"/>
    <w:rsid w:val="001B45FC"/>
    <w:rsid w:val="001B49F7"/>
    <w:rsid w:val="001B4C58"/>
    <w:rsid w:val="001B4DF6"/>
    <w:rsid w:val="001B4EC7"/>
    <w:rsid w:val="001B512F"/>
    <w:rsid w:val="001B522A"/>
    <w:rsid w:val="001B53BF"/>
    <w:rsid w:val="001B54A7"/>
    <w:rsid w:val="001B552F"/>
    <w:rsid w:val="001B573D"/>
    <w:rsid w:val="001B5AAC"/>
    <w:rsid w:val="001B5ABC"/>
    <w:rsid w:val="001B5AF9"/>
    <w:rsid w:val="001B5B1A"/>
    <w:rsid w:val="001B5C81"/>
    <w:rsid w:val="001B5FFD"/>
    <w:rsid w:val="001B6113"/>
    <w:rsid w:val="001B611E"/>
    <w:rsid w:val="001B6166"/>
    <w:rsid w:val="001B6266"/>
    <w:rsid w:val="001B62B7"/>
    <w:rsid w:val="001B6336"/>
    <w:rsid w:val="001B6445"/>
    <w:rsid w:val="001B656C"/>
    <w:rsid w:val="001B65D9"/>
    <w:rsid w:val="001B6721"/>
    <w:rsid w:val="001B684E"/>
    <w:rsid w:val="001B68BE"/>
    <w:rsid w:val="001B692A"/>
    <w:rsid w:val="001B6A70"/>
    <w:rsid w:val="001B6AF6"/>
    <w:rsid w:val="001B6C6C"/>
    <w:rsid w:val="001B6D35"/>
    <w:rsid w:val="001B7157"/>
    <w:rsid w:val="001B72F0"/>
    <w:rsid w:val="001B773E"/>
    <w:rsid w:val="001B781D"/>
    <w:rsid w:val="001B7B4D"/>
    <w:rsid w:val="001B7B78"/>
    <w:rsid w:val="001B7BE0"/>
    <w:rsid w:val="001C012F"/>
    <w:rsid w:val="001C01AD"/>
    <w:rsid w:val="001C0282"/>
    <w:rsid w:val="001C02E6"/>
    <w:rsid w:val="001C05A9"/>
    <w:rsid w:val="001C06D2"/>
    <w:rsid w:val="001C070E"/>
    <w:rsid w:val="001C0810"/>
    <w:rsid w:val="001C095B"/>
    <w:rsid w:val="001C0A26"/>
    <w:rsid w:val="001C0B3D"/>
    <w:rsid w:val="001C0B90"/>
    <w:rsid w:val="001C0BD8"/>
    <w:rsid w:val="001C0D65"/>
    <w:rsid w:val="001C0D74"/>
    <w:rsid w:val="001C0E12"/>
    <w:rsid w:val="001C0FFC"/>
    <w:rsid w:val="001C1052"/>
    <w:rsid w:val="001C1065"/>
    <w:rsid w:val="001C107E"/>
    <w:rsid w:val="001C1128"/>
    <w:rsid w:val="001C118C"/>
    <w:rsid w:val="001C13CE"/>
    <w:rsid w:val="001C1829"/>
    <w:rsid w:val="001C18A7"/>
    <w:rsid w:val="001C18DB"/>
    <w:rsid w:val="001C1910"/>
    <w:rsid w:val="001C1C4D"/>
    <w:rsid w:val="001C1D41"/>
    <w:rsid w:val="001C20DF"/>
    <w:rsid w:val="001C22DB"/>
    <w:rsid w:val="001C2478"/>
    <w:rsid w:val="001C25AB"/>
    <w:rsid w:val="001C25B8"/>
    <w:rsid w:val="001C26C4"/>
    <w:rsid w:val="001C271E"/>
    <w:rsid w:val="001C28DD"/>
    <w:rsid w:val="001C2991"/>
    <w:rsid w:val="001C2A6B"/>
    <w:rsid w:val="001C2BB2"/>
    <w:rsid w:val="001C2F9D"/>
    <w:rsid w:val="001C3171"/>
    <w:rsid w:val="001C31C8"/>
    <w:rsid w:val="001C3423"/>
    <w:rsid w:val="001C3606"/>
    <w:rsid w:val="001C36A5"/>
    <w:rsid w:val="001C36F6"/>
    <w:rsid w:val="001C3853"/>
    <w:rsid w:val="001C38A8"/>
    <w:rsid w:val="001C3915"/>
    <w:rsid w:val="001C3943"/>
    <w:rsid w:val="001C3A10"/>
    <w:rsid w:val="001C3A2E"/>
    <w:rsid w:val="001C3A7A"/>
    <w:rsid w:val="001C3BA7"/>
    <w:rsid w:val="001C3DA9"/>
    <w:rsid w:val="001C3DB3"/>
    <w:rsid w:val="001C3F4A"/>
    <w:rsid w:val="001C3F83"/>
    <w:rsid w:val="001C42CB"/>
    <w:rsid w:val="001C4316"/>
    <w:rsid w:val="001C448C"/>
    <w:rsid w:val="001C44B4"/>
    <w:rsid w:val="001C463A"/>
    <w:rsid w:val="001C4976"/>
    <w:rsid w:val="001C4B09"/>
    <w:rsid w:val="001C4B0F"/>
    <w:rsid w:val="001C4DBA"/>
    <w:rsid w:val="001C51C9"/>
    <w:rsid w:val="001C5203"/>
    <w:rsid w:val="001C52FF"/>
    <w:rsid w:val="001C53A7"/>
    <w:rsid w:val="001C5411"/>
    <w:rsid w:val="001C55E2"/>
    <w:rsid w:val="001C561C"/>
    <w:rsid w:val="001C5766"/>
    <w:rsid w:val="001C57A8"/>
    <w:rsid w:val="001C57C0"/>
    <w:rsid w:val="001C5A92"/>
    <w:rsid w:val="001C5BC1"/>
    <w:rsid w:val="001C5C59"/>
    <w:rsid w:val="001C5D71"/>
    <w:rsid w:val="001C5F1B"/>
    <w:rsid w:val="001C5F99"/>
    <w:rsid w:val="001C6160"/>
    <w:rsid w:val="001C633F"/>
    <w:rsid w:val="001C6367"/>
    <w:rsid w:val="001C6405"/>
    <w:rsid w:val="001C6472"/>
    <w:rsid w:val="001C660B"/>
    <w:rsid w:val="001C6B63"/>
    <w:rsid w:val="001C6C61"/>
    <w:rsid w:val="001C6C69"/>
    <w:rsid w:val="001C6FC1"/>
    <w:rsid w:val="001C7498"/>
    <w:rsid w:val="001C7629"/>
    <w:rsid w:val="001C76AD"/>
    <w:rsid w:val="001C795C"/>
    <w:rsid w:val="001C7D5C"/>
    <w:rsid w:val="001C7DF5"/>
    <w:rsid w:val="001C7E0F"/>
    <w:rsid w:val="001C7FD5"/>
    <w:rsid w:val="001D006F"/>
    <w:rsid w:val="001D0134"/>
    <w:rsid w:val="001D01C6"/>
    <w:rsid w:val="001D0340"/>
    <w:rsid w:val="001D0352"/>
    <w:rsid w:val="001D06B9"/>
    <w:rsid w:val="001D0750"/>
    <w:rsid w:val="001D08B6"/>
    <w:rsid w:val="001D09C6"/>
    <w:rsid w:val="001D0A18"/>
    <w:rsid w:val="001D0BAC"/>
    <w:rsid w:val="001D0E0D"/>
    <w:rsid w:val="001D0E6F"/>
    <w:rsid w:val="001D0FDF"/>
    <w:rsid w:val="001D1264"/>
    <w:rsid w:val="001D1279"/>
    <w:rsid w:val="001D12B1"/>
    <w:rsid w:val="001D1443"/>
    <w:rsid w:val="001D1543"/>
    <w:rsid w:val="001D175D"/>
    <w:rsid w:val="001D19BA"/>
    <w:rsid w:val="001D1AD7"/>
    <w:rsid w:val="001D1B09"/>
    <w:rsid w:val="001D1B74"/>
    <w:rsid w:val="001D1B97"/>
    <w:rsid w:val="001D1C7F"/>
    <w:rsid w:val="001D1CCF"/>
    <w:rsid w:val="001D1DCE"/>
    <w:rsid w:val="001D214E"/>
    <w:rsid w:val="001D2234"/>
    <w:rsid w:val="001D245B"/>
    <w:rsid w:val="001D2788"/>
    <w:rsid w:val="001D27D3"/>
    <w:rsid w:val="001D27E4"/>
    <w:rsid w:val="001D27FE"/>
    <w:rsid w:val="001D2BA6"/>
    <w:rsid w:val="001D2C10"/>
    <w:rsid w:val="001D2DB4"/>
    <w:rsid w:val="001D2DC5"/>
    <w:rsid w:val="001D3155"/>
    <w:rsid w:val="001D31B8"/>
    <w:rsid w:val="001D3246"/>
    <w:rsid w:val="001D32DA"/>
    <w:rsid w:val="001D33CD"/>
    <w:rsid w:val="001D3526"/>
    <w:rsid w:val="001D3591"/>
    <w:rsid w:val="001D3638"/>
    <w:rsid w:val="001D366A"/>
    <w:rsid w:val="001D3A15"/>
    <w:rsid w:val="001D3EFB"/>
    <w:rsid w:val="001D3F62"/>
    <w:rsid w:val="001D3FA2"/>
    <w:rsid w:val="001D409E"/>
    <w:rsid w:val="001D40B9"/>
    <w:rsid w:val="001D4146"/>
    <w:rsid w:val="001D464B"/>
    <w:rsid w:val="001D46E7"/>
    <w:rsid w:val="001D4747"/>
    <w:rsid w:val="001D47A1"/>
    <w:rsid w:val="001D48CE"/>
    <w:rsid w:val="001D49AA"/>
    <w:rsid w:val="001D4A23"/>
    <w:rsid w:val="001D4C9E"/>
    <w:rsid w:val="001D4DF2"/>
    <w:rsid w:val="001D4EBF"/>
    <w:rsid w:val="001D4F99"/>
    <w:rsid w:val="001D5054"/>
    <w:rsid w:val="001D527D"/>
    <w:rsid w:val="001D53C4"/>
    <w:rsid w:val="001D578D"/>
    <w:rsid w:val="001D581B"/>
    <w:rsid w:val="001D5A41"/>
    <w:rsid w:val="001D5B03"/>
    <w:rsid w:val="001D5C87"/>
    <w:rsid w:val="001D5D36"/>
    <w:rsid w:val="001D613A"/>
    <w:rsid w:val="001D61CC"/>
    <w:rsid w:val="001D6229"/>
    <w:rsid w:val="001D6348"/>
    <w:rsid w:val="001D63B3"/>
    <w:rsid w:val="001D6616"/>
    <w:rsid w:val="001D6792"/>
    <w:rsid w:val="001D6947"/>
    <w:rsid w:val="001D6A13"/>
    <w:rsid w:val="001D6A22"/>
    <w:rsid w:val="001D6A57"/>
    <w:rsid w:val="001D6B9A"/>
    <w:rsid w:val="001D6C31"/>
    <w:rsid w:val="001D6CA4"/>
    <w:rsid w:val="001D7017"/>
    <w:rsid w:val="001D7122"/>
    <w:rsid w:val="001D7225"/>
    <w:rsid w:val="001D74EC"/>
    <w:rsid w:val="001D753A"/>
    <w:rsid w:val="001D7667"/>
    <w:rsid w:val="001D7786"/>
    <w:rsid w:val="001D78C4"/>
    <w:rsid w:val="001D79B7"/>
    <w:rsid w:val="001D7D80"/>
    <w:rsid w:val="001D7ECC"/>
    <w:rsid w:val="001D7EFA"/>
    <w:rsid w:val="001E0010"/>
    <w:rsid w:val="001E001D"/>
    <w:rsid w:val="001E003F"/>
    <w:rsid w:val="001E04D7"/>
    <w:rsid w:val="001E0528"/>
    <w:rsid w:val="001E07F7"/>
    <w:rsid w:val="001E08C9"/>
    <w:rsid w:val="001E08FC"/>
    <w:rsid w:val="001E0984"/>
    <w:rsid w:val="001E0A7C"/>
    <w:rsid w:val="001E0D0E"/>
    <w:rsid w:val="001E134C"/>
    <w:rsid w:val="001E135F"/>
    <w:rsid w:val="001E140C"/>
    <w:rsid w:val="001E15F1"/>
    <w:rsid w:val="001E1627"/>
    <w:rsid w:val="001E1779"/>
    <w:rsid w:val="001E17D6"/>
    <w:rsid w:val="001E183A"/>
    <w:rsid w:val="001E1863"/>
    <w:rsid w:val="001E18E3"/>
    <w:rsid w:val="001E1AF4"/>
    <w:rsid w:val="001E1D1F"/>
    <w:rsid w:val="001E1DC8"/>
    <w:rsid w:val="001E1EE7"/>
    <w:rsid w:val="001E1F2F"/>
    <w:rsid w:val="001E1F53"/>
    <w:rsid w:val="001E1F8C"/>
    <w:rsid w:val="001E2060"/>
    <w:rsid w:val="001E21ED"/>
    <w:rsid w:val="001E2433"/>
    <w:rsid w:val="001E24D8"/>
    <w:rsid w:val="001E26F8"/>
    <w:rsid w:val="001E2923"/>
    <w:rsid w:val="001E29D5"/>
    <w:rsid w:val="001E29FF"/>
    <w:rsid w:val="001E2A7B"/>
    <w:rsid w:val="001E2AEF"/>
    <w:rsid w:val="001E2B67"/>
    <w:rsid w:val="001E2B8F"/>
    <w:rsid w:val="001E2B96"/>
    <w:rsid w:val="001E2C52"/>
    <w:rsid w:val="001E2DD4"/>
    <w:rsid w:val="001E2FD7"/>
    <w:rsid w:val="001E310A"/>
    <w:rsid w:val="001E3129"/>
    <w:rsid w:val="001E33AD"/>
    <w:rsid w:val="001E35BA"/>
    <w:rsid w:val="001E3600"/>
    <w:rsid w:val="001E38C8"/>
    <w:rsid w:val="001E3AC9"/>
    <w:rsid w:val="001E3B59"/>
    <w:rsid w:val="001E3C77"/>
    <w:rsid w:val="001E3C7F"/>
    <w:rsid w:val="001E3D30"/>
    <w:rsid w:val="001E3D89"/>
    <w:rsid w:val="001E3ED1"/>
    <w:rsid w:val="001E3FEA"/>
    <w:rsid w:val="001E400E"/>
    <w:rsid w:val="001E4091"/>
    <w:rsid w:val="001E440D"/>
    <w:rsid w:val="001E4499"/>
    <w:rsid w:val="001E4579"/>
    <w:rsid w:val="001E45F0"/>
    <w:rsid w:val="001E4689"/>
    <w:rsid w:val="001E4731"/>
    <w:rsid w:val="001E4788"/>
    <w:rsid w:val="001E4904"/>
    <w:rsid w:val="001E4927"/>
    <w:rsid w:val="001E49C4"/>
    <w:rsid w:val="001E5087"/>
    <w:rsid w:val="001E50A8"/>
    <w:rsid w:val="001E50E6"/>
    <w:rsid w:val="001E510D"/>
    <w:rsid w:val="001E532E"/>
    <w:rsid w:val="001E5403"/>
    <w:rsid w:val="001E54D6"/>
    <w:rsid w:val="001E557D"/>
    <w:rsid w:val="001E5784"/>
    <w:rsid w:val="001E58A8"/>
    <w:rsid w:val="001E58C5"/>
    <w:rsid w:val="001E5908"/>
    <w:rsid w:val="001E59BB"/>
    <w:rsid w:val="001E5AEB"/>
    <w:rsid w:val="001E5C7D"/>
    <w:rsid w:val="001E5D25"/>
    <w:rsid w:val="001E5DE4"/>
    <w:rsid w:val="001E5DF6"/>
    <w:rsid w:val="001E6084"/>
    <w:rsid w:val="001E616D"/>
    <w:rsid w:val="001E617A"/>
    <w:rsid w:val="001E61A5"/>
    <w:rsid w:val="001E65AA"/>
    <w:rsid w:val="001E6891"/>
    <w:rsid w:val="001E6AB0"/>
    <w:rsid w:val="001E6C86"/>
    <w:rsid w:val="001E6CE7"/>
    <w:rsid w:val="001E6D5E"/>
    <w:rsid w:val="001E70CB"/>
    <w:rsid w:val="001E7275"/>
    <w:rsid w:val="001E72E1"/>
    <w:rsid w:val="001E731B"/>
    <w:rsid w:val="001E73B7"/>
    <w:rsid w:val="001E7705"/>
    <w:rsid w:val="001E7A14"/>
    <w:rsid w:val="001E7A56"/>
    <w:rsid w:val="001E7B41"/>
    <w:rsid w:val="001E7E71"/>
    <w:rsid w:val="001F0043"/>
    <w:rsid w:val="001F0191"/>
    <w:rsid w:val="001F0364"/>
    <w:rsid w:val="001F03BA"/>
    <w:rsid w:val="001F085F"/>
    <w:rsid w:val="001F09FD"/>
    <w:rsid w:val="001F0BB7"/>
    <w:rsid w:val="001F0C83"/>
    <w:rsid w:val="001F0CAF"/>
    <w:rsid w:val="001F0CD3"/>
    <w:rsid w:val="001F0E95"/>
    <w:rsid w:val="001F0F45"/>
    <w:rsid w:val="001F0FBC"/>
    <w:rsid w:val="001F1164"/>
    <w:rsid w:val="001F1199"/>
    <w:rsid w:val="001F11D2"/>
    <w:rsid w:val="001F14DC"/>
    <w:rsid w:val="001F154A"/>
    <w:rsid w:val="001F1820"/>
    <w:rsid w:val="001F18B8"/>
    <w:rsid w:val="001F1A8E"/>
    <w:rsid w:val="001F1AB1"/>
    <w:rsid w:val="001F1AF2"/>
    <w:rsid w:val="001F1B72"/>
    <w:rsid w:val="001F1C0A"/>
    <w:rsid w:val="001F1CB5"/>
    <w:rsid w:val="001F1D98"/>
    <w:rsid w:val="001F1F3F"/>
    <w:rsid w:val="001F1F5F"/>
    <w:rsid w:val="001F2126"/>
    <w:rsid w:val="001F229F"/>
    <w:rsid w:val="001F29AB"/>
    <w:rsid w:val="001F2B02"/>
    <w:rsid w:val="001F2D6C"/>
    <w:rsid w:val="001F2D9F"/>
    <w:rsid w:val="001F3048"/>
    <w:rsid w:val="001F305F"/>
    <w:rsid w:val="001F31C7"/>
    <w:rsid w:val="001F31D3"/>
    <w:rsid w:val="001F3372"/>
    <w:rsid w:val="001F337F"/>
    <w:rsid w:val="001F348C"/>
    <w:rsid w:val="001F350D"/>
    <w:rsid w:val="001F3569"/>
    <w:rsid w:val="001F35DF"/>
    <w:rsid w:val="001F3840"/>
    <w:rsid w:val="001F389E"/>
    <w:rsid w:val="001F399D"/>
    <w:rsid w:val="001F3A02"/>
    <w:rsid w:val="001F3AAC"/>
    <w:rsid w:val="001F3AE4"/>
    <w:rsid w:val="001F3CCD"/>
    <w:rsid w:val="001F3EB9"/>
    <w:rsid w:val="001F411F"/>
    <w:rsid w:val="001F430B"/>
    <w:rsid w:val="001F433D"/>
    <w:rsid w:val="001F469E"/>
    <w:rsid w:val="001F4739"/>
    <w:rsid w:val="001F4E29"/>
    <w:rsid w:val="001F4E7A"/>
    <w:rsid w:val="001F4EF9"/>
    <w:rsid w:val="001F5058"/>
    <w:rsid w:val="001F53C5"/>
    <w:rsid w:val="001F55FD"/>
    <w:rsid w:val="001F578E"/>
    <w:rsid w:val="001F57A8"/>
    <w:rsid w:val="001F57E8"/>
    <w:rsid w:val="001F57EA"/>
    <w:rsid w:val="001F5819"/>
    <w:rsid w:val="001F5A5B"/>
    <w:rsid w:val="001F5B74"/>
    <w:rsid w:val="001F5DD3"/>
    <w:rsid w:val="001F5E69"/>
    <w:rsid w:val="001F5E9B"/>
    <w:rsid w:val="001F5F61"/>
    <w:rsid w:val="001F5FBE"/>
    <w:rsid w:val="001F6096"/>
    <w:rsid w:val="001F6141"/>
    <w:rsid w:val="001F6187"/>
    <w:rsid w:val="001F61CC"/>
    <w:rsid w:val="001F6329"/>
    <w:rsid w:val="001F63A4"/>
    <w:rsid w:val="001F63D5"/>
    <w:rsid w:val="001F64FC"/>
    <w:rsid w:val="001F65B3"/>
    <w:rsid w:val="001F6726"/>
    <w:rsid w:val="001F6818"/>
    <w:rsid w:val="001F684A"/>
    <w:rsid w:val="001F68F5"/>
    <w:rsid w:val="001F6A6B"/>
    <w:rsid w:val="001F6D9D"/>
    <w:rsid w:val="001F6FC5"/>
    <w:rsid w:val="001F7059"/>
    <w:rsid w:val="001F7116"/>
    <w:rsid w:val="001F7140"/>
    <w:rsid w:val="001F726F"/>
    <w:rsid w:val="001F74FB"/>
    <w:rsid w:val="001F778A"/>
    <w:rsid w:val="001F79A8"/>
    <w:rsid w:val="001F7A5E"/>
    <w:rsid w:val="001F7C05"/>
    <w:rsid w:val="001F7C08"/>
    <w:rsid w:val="001F7D66"/>
    <w:rsid w:val="001F7D83"/>
    <w:rsid w:val="001F7FE2"/>
    <w:rsid w:val="00200015"/>
    <w:rsid w:val="002001BC"/>
    <w:rsid w:val="002004BE"/>
    <w:rsid w:val="00200542"/>
    <w:rsid w:val="00200561"/>
    <w:rsid w:val="0020063A"/>
    <w:rsid w:val="002006D0"/>
    <w:rsid w:val="002008D9"/>
    <w:rsid w:val="002009D5"/>
    <w:rsid w:val="002009E8"/>
    <w:rsid w:val="00200AF3"/>
    <w:rsid w:val="00200B01"/>
    <w:rsid w:val="00200E9F"/>
    <w:rsid w:val="00200F5B"/>
    <w:rsid w:val="00200FA7"/>
    <w:rsid w:val="00200FE3"/>
    <w:rsid w:val="00201054"/>
    <w:rsid w:val="002011CC"/>
    <w:rsid w:val="002013B3"/>
    <w:rsid w:val="00201661"/>
    <w:rsid w:val="00201A22"/>
    <w:rsid w:val="00201C50"/>
    <w:rsid w:val="00201E9B"/>
    <w:rsid w:val="002021CA"/>
    <w:rsid w:val="002021E9"/>
    <w:rsid w:val="00202407"/>
    <w:rsid w:val="002026F2"/>
    <w:rsid w:val="002029CA"/>
    <w:rsid w:val="00202B3F"/>
    <w:rsid w:val="00202BBB"/>
    <w:rsid w:val="00202BE9"/>
    <w:rsid w:val="00202CB4"/>
    <w:rsid w:val="00202DAE"/>
    <w:rsid w:val="00202DE0"/>
    <w:rsid w:val="00202DF5"/>
    <w:rsid w:val="00202DF7"/>
    <w:rsid w:val="00202E75"/>
    <w:rsid w:val="00202EA2"/>
    <w:rsid w:val="00202EB0"/>
    <w:rsid w:val="00203124"/>
    <w:rsid w:val="002031F0"/>
    <w:rsid w:val="00203254"/>
    <w:rsid w:val="002032F3"/>
    <w:rsid w:val="002034A7"/>
    <w:rsid w:val="00203527"/>
    <w:rsid w:val="0020353E"/>
    <w:rsid w:val="002035C4"/>
    <w:rsid w:val="002035D0"/>
    <w:rsid w:val="00203675"/>
    <w:rsid w:val="002036D7"/>
    <w:rsid w:val="002036DD"/>
    <w:rsid w:val="0020378A"/>
    <w:rsid w:val="0020385E"/>
    <w:rsid w:val="00203A76"/>
    <w:rsid w:val="00203E05"/>
    <w:rsid w:val="00204014"/>
    <w:rsid w:val="002041EA"/>
    <w:rsid w:val="002042D0"/>
    <w:rsid w:val="00204342"/>
    <w:rsid w:val="0020440C"/>
    <w:rsid w:val="002044AB"/>
    <w:rsid w:val="00204745"/>
    <w:rsid w:val="0020495B"/>
    <w:rsid w:val="00204A49"/>
    <w:rsid w:val="00204A87"/>
    <w:rsid w:val="00204B36"/>
    <w:rsid w:val="00204B82"/>
    <w:rsid w:val="00204B9E"/>
    <w:rsid w:val="00204C15"/>
    <w:rsid w:val="00204C86"/>
    <w:rsid w:val="00204CBE"/>
    <w:rsid w:val="00204D2D"/>
    <w:rsid w:val="00204DBC"/>
    <w:rsid w:val="00204DF3"/>
    <w:rsid w:val="00204EC8"/>
    <w:rsid w:val="00204F22"/>
    <w:rsid w:val="00205195"/>
    <w:rsid w:val="00205226"/>
    <w:rsid w:val="002053A7"/>
    <w:rsid w:val="00205449"/>
    <w:rsid w:val="00205637"/>
    <w:rsid w:val="0020565C"/>
    <w:rsid w:val="00205908"/>
    <w:rsid w:val="00205BE9"/>
    <w:rsid w:val="00205C8B"/>
    <w:rsid w:val="00205CC6"/>
    <w:rsid w:val="00205DB4"/>
    <w:rsid w:val="00205E78"/>
    <w:rsid w:val="00205EDB"/>
    <w:rsid w:val="00206010"/>
    <w:rsid w:val="00206197"/>
    <w:rsid w:val="002061E0"/>
    <w:rsid w:val="0020648A"/>
    <w:rsid w:val="002064D1"/>
    <w:rsid w:val="0020654D"/>
    <w:rsid w:val="002068A0"/>
    <w:rsid w:val="0020696F"/>
    <w:rsid w:val="00206C37"/>
    <w:rsid w:val="00206EEE"/>
    <w:rsid w:val="00206FAC"/>
    <w:rsid w:val="00206FF2"/>
    <w:rsid w:val="00207033"/>
    <w:rsid w:val="00207052"/>
    <w:rsid w:val="002070EB"/>
    <w:rsid w:val="00207152"/>
    <w:rsid w:val="0020748C"/>
    <w:rsid w:val="002074CB"/>
    <w:rsid w:val="00207596"/>
    <w:rsid w:val="002075FC"/>
    <w:rsid w:val="0020785E"/>
    <w:rsid w:val="002079E7"/>
    <w:rsid w:val="00207A66"/>
    <w:rsid w:val="00207A81"/>
    <w:rsid w:val="00207A9D"/>
    <w:rsid w:val="00207C27"/>
    <w:rsid w:val="00207CDD"/>
    <w:rsid w:val="00207DC4"/>
    <w:rsid w:val="00207DE9"/>
    <w:rsid w:val="00207F0E"/>
    <w:rsid w:val="0021004E"/>
    <w:rsid w:val="00210109"/>
    <w:rsid w:val="002101FF"/>
    <w:rsid w:val="00210260"/>
    <w:rsid w:val="0021040C"/>
    <w:rsid w:val="00210473"/>
    <w:rsid w:val="00210476"/>
    <w:rsid w:val="0021054B"/>
    <w:rsid w:val="00210903"/>
    <w:rsid w:val="00210A48"/>
    <w:rsid w:val="00210AF6"/>
    <w:rsid w:val="00210AFA"/>
    <w:rsid w:val="00210B72"/>
    <w:rsid w:val="00210E02"/>
    <w:rsid w:val="00210FD0"/>
    <w:rsid w:val="00211256"/>
    <w:rsid w:val="002112D4"/>
    <w:rsid w:val="0021143F"/>
    <w:rsid w:val="002116C8"/>
    <w:rsid w:val="00211739"/>
    <w:rsid w:val="0021178B"/>
    <w:rsid w:val="002118B2"/>
    <w:rsid w:val="002118E4"/>
    <w:rsid w:val="002119DC"/>
    <w:rsid w:val="00211AEF"/>
    <w:rsid w:val="00211E91"/>
    <w:rsid w:val="00211F33"/>
    <w:rsid w:val="00211FAC"/>
    <w:rsid w:val="00212031"/>
    <w:rsid w:val="0021227E"/>
    <w:rsid w:val="0021228B"/>
    <w:rsid w:val="002122B0"/>
    <w:rsid w:val="002122E6"/>
    <w:rsid w:val="00212406"/>
    <w:rsid w:val="0021253D"/>
    <w:rsid w:val="00212603"/>
    <w:rsid w:val="002126F5"/>
    <w:rsid w:val="0021287F"/>
    <w:rsid w:val="002128B9"/>
    <w:rsid w:val="002128FD"/>
    <w:rsid w:val="00212A21"/>
    <w:rsid w:val="00212BD2"/>
    <w:rsid w:val="00212BD6"/>
    <w:rsid w:val="00212C56"/>
    <w:rsid w:val="00212C9F"/>
    <w:rsid w:val="00212E47"/>
    <w:rsid w:val="00212E79"/>
    <w:rsid w:val="00212F2D"/>
    <w:rsid w:val="00212FDF"/>
    <w:rsid w:val="00213184"/>
    <w:rsid w:val="0021320D"/>
    <w:rsid w:val="00213251"/>
    <w:rsid w:val="00213306"/>
    <w:rsid w:val="002133CD"/>
    <w:rsid w:val="0021340B"/>
    <w:rsid w:val="00213493"/>
    <w:rsid w:val="00213497"/>
    <w:rsid w:val="0021362D"/>
    <w:rsid w:val="0021387B"/>
    <w:rsid w:val="002139B2"/>
    <w:rsid w:val="002139F3"/>
    <w:rsid w:val="00213A89"/>
    <w:rsid w:val="00213B82"/>
    <w:rsid w:val="00213B91"/>
    <w:rsid w:val="00213DF9"/>
    <w:rsid w:val="00213E02"/>
    <w:rsid w:val="00213E61"/>
    <w:rsid w:val="00213ED8"/>
    <w:rsid w:val="00213F3C"/>
    <w:rsid w:val="00214000"/>
    <w:rsid w:val="0021416C"/>
    <w:rsid w:val="0021446F"/>
    <w:rsid w:val="00214483"/>
    <w:rsid w:val="0021460B"/>
    <w:rsid w:val="00214A79"/>
    <w:rsid w:val="00214CF4"/>
    <w:rsid w:val="00214DB8"/>
    <w:rsid w:val="00214E9D"/>
    <w:rsid w:val="00214EAE"/>
    <w:rsid w:val="00214FC5"/>
    <w:rsid w:val="00215140"/>
    <w:rsid w:val="00215259"/>
    <w:rsid w:val="002152FF"/>
    <w:rsid w:val="002153D2"/>
    <w:rsid w:val="002155A9"/>
    <w:rsid w:val="00215617"/>
    <w:rsid w:val="00215712"/>
    <w:rsid w:val="00215743"/>
    <w:rsid w:val="00215777"/>
    <w:rsid w:val="002157D4"/>
    <w:rsid w:val="0021582A"/>
    <w:rsid w:val="00215896"/>
    <w:rsid w:val="0021593A"/>
    <w:rsid w:val="00215BA3"/>
    <w:rsid w:val="00215DB3"/>
    <w:rsid w:val="00215E3B"/>
    <w:rsid w:val="00215FF5"/>
    <w:rsid w:val="002161D8"/>
    <w:rsid w:val="00216308"/>
    <w:rsid w:val="002163E1"/>
    <w:rsid w:val="002164AB"/>
    <w:rsid w:val="002164CA"/>
    <w:rsid w:val="002165EB"/>
    <w:rsid w:val="00216680"/>
    <w:rsid w:val="0021672A"/>
    <w:rsid w:val="002167F9"/>
    <w:rsid w:val="002168A9"/>
    <w:rsid w:val="00216A11"/>
    <w:rsid w:val="00216E06"/>
    <w:rsid w:val="00216E54"/>
    <w:rsid w:val="002170AA"/>
    <w:rsid w:val="00217107"/>
    <w:rsid w:val="00217417"/>
    <w:rsid w:val="00217465"/>
    <w:rsid w:val="002174BD"/>
    <w:rsid w:val="002175C4"/>
    <w:rsid w:val="0021768C"/>
    <w:rsid w:val="00217768"/>
    <w:rsid w:val="0021793E"/>
    <w:rsid w:val="00217B55"/>
    <w:rsid w:val="00217B72"/>
    <w:rsid w:val="00217CCA"/>
    <w:rsid w:val="00217E1D"/>
    <w:rsid w:val="00217EA0"/>
    <w:rsid w:val="00220149"/>
    <w:rsid w:val="0022015D"/>
    <w:rsid w:val="00220169"/>
    <w:rsid w:val="002201BB"/>
    <w:rsid w:val="002202D9"/>
    <w:rsid w:val="00220308"/>
    <w:rsid w:val="0022038A"/>
    <w:rsid w:val="002205EB"/>
    <w:rsid w:val="00220688"/>
    <w:rsid w:val="002207E2"/>
    <w:rsid w:val="00220C1B"/>
    <w:rsid w:val="00220F67"/>
    <w:rsid w:val="00221263"/>
    <w:rsid w:val="00221409"/>
    <w:rsid w:val="0022150E"/>
    <w:rsid w:val="002218AA"/>
    <w:rsid w:val="00221AB6"/>
    <w:rsid w:val="00221B64"/>
    <w:rsid w:val="00221BB9"/>
    <w:rsid w:val="00221C3D"/>
    <w:rsid w:val="00221EE9"/>
    <w:rsid w:val="00221F15"/>
    <w:rsid w:val="00221F2B"/>
    <w:rsid w:val="00221FDA"/>
    <w:rsid w:val="0022205B"/>
    <w:rsid w:val="002220A6"/>
    <w:rsid w:val="002220E8"/>
    <w:rsid w:val="00222145"/>
    <w:rsid w:val="002222FA"/>
    <w:rsid w:val="0022237E"/>
    <w:rsid w:val="00222545"/>
    <w:rsid w:val="0022261A"/>
    <w:rsid w:val="00222724"/>
    <w:rsid w:val="00222755"/>
    <w:rsid w:val="00222A41"/>
    <w:rsid w:val="00222C03"/>
    <w:rsid w:val="00222C62"/>
    <w:rsid w:val="00222DBA"/>
    <w:rsid w:val="00222EEA"/>
    <w:rsid w:val="00222F0B"/>
    <w:rsid w:val="00223091"/>
    <w:rsid w:val="002230FC"/>
    <w:rsid w:val="002231D0"/>
    <w:rsid w:val="002233EC"/>
    <w:rsid w:val="002233F1"/>
    <w:rsid w:val="00223543"/>
    <w:rsid w:val="002236DC"/>
    <w:rsid w:val="00223785"/>
    <w:rsid w:val="002237BE"/>
    <w:rsid w:val="00223A8E"/>
    <w:rsid w:val="00223ADB"/>
    <w:rsid w:val="00223CD3"/>
    <w:rsid w:val="00223D3C"/>
    <w:rsid w:val="00223E04"/>
    <w:rsid w:val="002242D9"/>
    <w:rsid w:val="0022463B"/>
    <w:rsid w:val="00224872"/>
    <w:rsid w:val="00224CBF"/>
    <w:rsid w:val="00224D05"/>
    <w:rsid w:val="002252F9"/>
    <w:rsid w:val="00225340"/>
    <w:rsid w:val="002254B4"/>
    <w:rsid w:val="002255DB"/>
    <w:rsid w:val="002255E4"/>
    <w:rsid w:val="00225625"/>
    <w:rsid w:val="002256E3"/>
    <w:rsid w:val="0022571A"/>
    <w:rsid w:val="00225724"/>
    <w:rsid w:val="002258B0"/>
    <w:rsid w:val="00225B26"/>
    <w:rsid w:val="00225BDE"/>
    <w:rsid w:val="00225DC5"/>
    <w:rsid w:val="00225F99"/>
    <w:rsid w:val="00225FDB"/>
    <w:rsid w:val="00226049"/>
    <w:rsid w:val="0022633B"/>
    <w:rsid w:val="002265F3"/>
    <w:rsid w:val="0022663B"/>
    <w:rsid w:val="0022666F"/>
    <w:rsid w:val="002266AE"/>
    <w:rsid w:val="002266F4"/>
    <w:rsid w:val="0022697B"/>
    <w:rsid w:val="00226AA6"/>
    <w:rsid w:val="00226B02"/>
    <w:rsid w:val="00226D06"/>
    <w:rsid w:val="00226DFC"/>
    <w:rsid w:val="00226F12"/>
    <w:rsid w:val="00226F87"/>
    <w:rsid w:val="0022706C"/>
    <w:rsid w:val="00227096"/>
    <w:rsid w:val="0022721B"/>
    <w:rsid w:val="0022742D"/>
    <w:rsid w:val="002275B6"/>
    <w:rsid w:val="0022780C"/>
    <w:rsid w:val="00227907"/>
    <w:rsid w:val="002279EF"/>
    <w:rsid w:val="00227A7B"/>
    <w:rsid w:val="00227ACD"/>
    <w:rsid w:val="00227D56"/>
    <w:rsid w:val="00230184"/>
    <w:rsid w:val="002302A6"/>
    <w:rsid w:val="0023031F"/>
    <w:rsid w:val="002303C9"/>
    <w:rsid w:val="0023049A"/>
    <w:rsid w:val="0023076E"/>
    <w:rsid w:val="002308CE"/>
    <w:rsid w:val="00230932"/>
    <w:rsid w:val="002309EB"/>
    <w:rsid w:val="00230A3C"/>
    <w:rsid w:val="00230BE5"/>
    <w:rsid w:val="00230C61"/>
    <w:rsid w:val="00230CF4"/>
    <w:rsid w:val="00230DC0"/>
    <w:rsid w:val="00230F2C"/>
    <w:rsid w:val="002311C8"/>
    <w:rsid w:val="0023132E"/>
    <w:rsid w:val="002313E4"/>
    <w:rsid w:val="0023160A"/>
    <w:rsid w:val="0023174F"/>
    <w:rsid w:val="00231C30"/>
    <w:rsid w:val="00231E17"/>
    <w:rsid w:val="00231E2D"/>
    <w:rsid w:val="00231E91"/>
    <w:rsid w:val="0023205B"/>
    <w:rsid w:val="002320D9"/>
    <w:rsid w:val="0023219D"/>
    <w:rsid w:val="0023229B"/>
    <w:rsid w:val="0023230A"/>
    <w:rsid w:val="002324A4"/>
    <w:rsid w:val="00232524"/>
    <w:rsid w:val="0023256D"/>
    <w:rsid w:val="002325BB"/>
    <w:rsid w:val="002325DE"/>
    <w:rsid w:val="00232646"/>
    <w:rsid w:val="00232730"/>
    <w:rsid w:val="002327CC"/>
    <w:rsid w:val="00232912"/>
    <w:rsid w:val="00232B92"/>
    <w:rsid w:val="00232C9C"/>
    <w:rsid w:val="00232CF2"/>
    <w:rsid w:val="00232D2B"/>
    <w:rsid w:val="00232E01"/>
    <w:rsid w:val="00232E4D"/>
    <w:rsid w:val="00232E7C"/>
    <w:rsid w:val="00232E8C"/>
    <w:rsid w:val="00232F82"/>
    <w:rsid w:val="002330B0"/>
    <w:rsid w:val="002331CC"/>
    <w:rsid w:val="00233237"/>
    <w:rsid w:val="00233243"/>
    <w:rsid w:val="0023325E"/>
    <w:rsid w:val="0023340F"/>
    <w:rsid w:val="0023353F"/>
    <w:rsid w:val="002335C6"/>
    <w:rsid w:val="00233A6D"/>
    <w:rsid w:val="00233ADF"/>
    <w:rsid w:val="00233BA3"/>
    <w:rsid w:val="00233BB8"/>
    <w:rsid w:val="00233C76"/>
    <w:rsid w:val="00233D10"/>
    <w:rsid w:val="00233E70"/>
    <w:rsid w:val="00233F33"/>
    <w:rsid w:val="00233F74"/>
    <w:rsid w:val="00233FCE"/>
    <w:rsid w:val="002340D2"/>
    <w:rsid w:val="0023436B"/>
    <w:rsid w:val="002343A1"/>
    <w:rsid w:val="002344CC"/>
    <w:rsid w:val="0023453B"/>
    <w:rsid w:val="00234550"/>
    <w:rsid w:val="002345E7"/>
    <w:rsid w:val="0023471D"/>
    <w:rsid w:val="00234732"/>
    <w:rsid w:val="0023473D"/>
    <w:rsid w:val="0023479D"/>
    <w:rsid w:val="0023489F"/>
    <w:rsid w:val="0023491D"/>
    <w:rsid w:val="002349B1"/>
    <w:rsid w:val="00234A41"/>
    <w:rsid w:val="00234AB6"/>
    <w:rsid w:val="00234AE3"/>
    <w:rsid w:val="00234C4A"/>
    <w:rsid w:val="00234D4C"/>
    <w:rsid w:val="00234DB9"/>
    <w:rsid w:val="00234E84"/>
    <w:rsid w:val="00235025"/>
    <w:rsid w:val="00235100"/>
    <w:rsid w:val="00235103"/>
    <w:rsid w:val="00235578"/>
    <w:rsid w:val="00235656"/>
    <w:rsid w:val="002356FB"/>
    <w:rsid w:val="00235735"/>
    <w:rsid w:val="00235791"/>
    <w:rsid w:val="00235812"/>
    <w:rsid w:val="002358A6"/>
    <w:rsid w:val="0023594F"/>
    <w:rsid w:val="00235AC7"/>
    <w:rsid w:val="00235C41"/>
    <w:rsid w:val="00235C42"/>
    <w:rsid w:val="00235D40"/>
    <w:rsid w:val="0023609F"/>
    <w:rsid w:val="002360DA"/>
    <w:rsid w:val="002360EC"/>
    <w:rsid w:val="00236574"/>
    <w:rsid w:val="00236591"/>
    <w:rsid w:val="00236652"/>
    <w:rsid w:val="00236712"/>
    <w:rsid w:val="00236834"/>
    <w:rsid w:val="00236902"/>
    <w:rsid w:val="00236A0C"/>
    <w:rsid w:val="00236C6D"/>
    <w:rsid w:val="00236C73"/>
    <w:rsid w:val="00236FA4"/>
    <w:rsid w:val="00237015"/>
    <w:rsid w:val="00237163"/>
    <w:rsid w:val="00237238"/>
    <w:rsid w:val="002376E4"/>
    <w:rsid w:val="0023790B"/>
    <w:rsid w:val="002379FC"/>
    <w:rsid w:val="00237A5C"/>
    <w:rsid w:val="00237AF3"/>
    <w:rsid w:val="00237CAD"/>
    <w:rsid w:val="00237D11"/>
    <w:rsid w:val="00237D28"/>
    <w:rsid w:val="00237D74"/>
    <w:rsid w:val="00237E98"/>
    <w:rsid w:val="0023C89A"/>
    <w:rsid w:val="002400D3"/>
    <w:rsid w:val="0024034D"/>
    <w:rsid w:val="002403BE"/>
    <w:rsid w:val="002404E0"/>
    <w:rsid w:val="0024076E"/>
    <w:rsid w:val="00240A3F"/>
    <w:rsid w:val="00240C2C"/>
    <w:rsid w:val="00240EA1"/>
    <w:rsid w:val="00240F23"/>
    <w:rsid w:val="00240FA9"/>
    <w:rsid w:val="00241315"/>
    <w:rsid w:val="002413F2"/>
    <w:rsid w:val="00241436"/>
    <w:rsid w:val="00241628"/>
    <w:rsid w:val="002418FC"/>
    <w:rsid w:val="00241DEA"/>
    <w:rsid w:val="00241E55"/>
    <w:rsid w:val="00241F76"/>
    <w:rsid w:val="002422A9"/>
    <w:rsid w:val="002422FF"/>
    <w:rsid w:val="00242393"/>
    <w:rsid w:val="002423D0"/>
    <w:rsid w:val="00242541"/>
    <w:rsid w:val="00242617"/>
    <w:rsid w:val="0024284B"/>
    <w:rsid w:val="002429A5"/>
    <w:rsid w:val="00242AA6"/>
    <w:rsid w:val="00242AAC"/>
    <w:rsid w:val="00242BF7"/>
    <w:rsid w:val="00242C78"/>
    <w:rsid w:val="00242D7E"/>
    <w:rsid w:val="00242E7B"/>
    <w:rsid w:val="00242FF6"/>
    <w:rsid w:val="002431E8"/>
    <w:rsid w:val="002434CD"/>
    <w:rsid w:val="002436B1"/>
    <w:rsid w:val="0024389A"/>
    <w:rsid w:val="00243995"/>
    <w:rsid w:val="00243B39"/>
    <w:rsid w:val="00243B97"/>
    <w:rsid w:val="00243B98"/>
    <w:rsid w:val="00243CA1"/>
    <w:rsid w:val="00243D4A"/>
    <w:rsid w:val="00243D53"/>
    <w:rsid w:val="00243F38"/>
    <w:rsid w:val="002440AC"/>
    <w:rsid w:val="00244185"/>
    <w:rsid w:val="002442CF"/>
    <w:rsid w:val="002442E9"/>
    <w:rsid w:val="0024466B"/>
    <w:rsid w:val="00244852"/>
    <w:rsid w:val="00244948"/>
    <w:rsid w:val="00244B3E"/>
    <w:rsid w:val="00244BA5"/>
    <w:rsid w:val="00244C0F"/>
    <w:rsid w:val="00244CE8"/>
    <w:rsid w:val="00244CED"/>
    <w:rsid w:val="00244ED6"/>
    <w:rsid w:val="00244EF9"/>
    <w:rsid w:val="00245010"/>
    <w:rsid w:val="00245021"/>
    <w:rsid w:val="002451C1"/>
    <w:rsid w:val="002451F0"/>
    <w:rsid w:val="002453DB"/>
    <w:rsid w:val="00245490"/>
    <w:rsid w:val="002454E6"/>
    <w:rsid w:val="002454EF"/>
    <w:rsid w:val="0024554C"/>
    <w:rsid w:val="00245556"/>
    <w:rsid w:val="00245593"/>
    <w:rsid w:val="00245C1D"/>
    <w:rsid w:val="00245DA7"/>
    <w:rsid w:val="00245EC3"/>
    <w:rsid w:val="002460A7"/>
    <w:rsid w:val="002461AF"/>
    <w:rsid w:val="0024629D"/>
    <w:rsid w:val="002464D0"/>
    <w:rsid w:val="00246564"/>
    <w:rsid w:val="0024676B"/>
    <w:rsid w:val="002468FE"/>
    <w:rsid w:val="0024690F"/>
    <w:rsid w:val="00246A51"/>
    <w:rsid w:val="00246C20"/>
    <w:rsid w:val="00246C6D"/>
    <w:rsid w:val="00246DB6"/>
    <w:rsid w:val="00246EE7"/>
    <w:rsid w:val="00246F26"/>
    <w:rsid w:val="00247295"/>
    <w:rsid w:val="002472A5"/>
    <w:rsid w:val="00247379"/>
    <w:rsid w:val="0024743D"/>
    <w:rsid w:val="002474E9"/>
    <w:rsid w:val="00247663"/>
    <w:rsid w:val="0024766C"/>
    <w:rsid w:val="00247735"/>
    <w:rsid w:val="00247838"/>
    <w:rsid w:val="0024784C"/>
    <w:rsid w:val="00247864"/>
    <w:rsid w:val="00247874"/>
    <w:rsid w:val="002479C8"/>
    <w:rsid w:val="00247AD8"/>
    <w:rsid w:val="00247B25"/>
    <w:rsid w:val="00247B58"/>
    <w:rsid w:val="00247BBE"/>
    <w:rsid w:val="00250217"/>
    <w:rsid w:val="002502E1"/>
    <w:rsid w:val="002504A5"/>
    <w:rsid w:val="002504AF"/>
    <w:rsid w:val="00250768"/>
    <w:rsid w:val="0025085D"/>
    <w:rsid w:val="002509F7"/>
    <w:rsid w:val="00250B6B"/>
    <w:rsid w:val="00250C07"/>
    <w:rsid w:val="00250D2A"/>
    <w:rsid w:val="00250FEA"/>
    <w:rsid w:val="002512CB"/>
    <w:rsid w:val="0025132D"/>
    <w:rsid w:val="0025136A"/>
    <w:rsid w:val="002513E3"/>
    <w:rsid w:val="002515C7"/>
    <w:rsid w:val="0025163B"/>
    <w:rsid w:val="002516BE"/>
    <w:rsid w:val="0025170B"/>
    <w:rsid w:val="002517A7"/>
    <w:rsid w:val="002519A5"/>
    <w:rsid w:val="00251BBF"/>
    <w:rsid w:val="00251C45"/>
    <w:rsid w:val="00251CE5"/>
    <w:rsid w:val="00251CF0"/>
    <w:rsid w:val="00251EB9"/>
    <w:rsid w:val="00251F46"/>
    <w:rsid w:val="00252075"/>
    <w:rsid w:val="002520B9"/>
    <w:rsid w:val="002523F3"/>
    <w:rsid w:val="0025244E"/>
    <w:rsid w:val="00252474"/>
    <w:rsid w:val="0025248D"/>
    <w:rsid w:val="002525F9"/>
    <w:rsid w:val="00252788"/>
    <w:rsid w:val="0025287B"/>
    <w:rsid w:val="002529A8"/>
    <w:rsid w:val="00252C39"/>
    <w:rsid w:val="00252D0E"/>
    <w:rsid w:val="00252D20"/>
    <w:rsid w:val="00252DCC"/>
    <w:rsid w:val="00252EA4"/>
    <w:rsid w:val="00252F3D"/>
    <w:rsid w:val="00252FA3"/>
    <w:rsid w:val="002535B5"/>
    <w:rsid w:val="00253607"/>
    <w:rsid w:val="002536DF"/>
    <w:rsid w:val="00253A9B"/>
    <w:rsid w:val="00253B6F"/>
    <w:rsid w:val="00253CA9"/>
    <w:rsid w:val="00253CDF"/>
    <w:rsid w:val="00253DDF"/>
    <w:rsid w:val="00253F08"/>
    <w:rsid w:val="00253F78"/>
    <w:rsid w:val="00254120"/>
    <w:rsid w:val="00254496"/>
    <w:rsid w:val="0025472D"/>
    <w:rsid w:val="0025478F"/>
    <w:rsid w:val="0025479B"/>
    <w:rsid w:val="0025485C"/>
    <w:rsid w:val="002548E7"/>
    <w:rsid w:val="00254965"/>
    <w:rsid w:val="00254D8F"/>
    <w:rsid w:val="00254E0F"/>
    <w:rsid w:val="00254E77"/>
    <w:rsid w:val="00254F18"/>
    <w:rsid w:val="0025519F"/>
    <w:rsid w:val="00255303"/>
    <w:rsid w:val="00255328"/>
    <w:rsid w:val="0025536B"/>
    <w:rsid w:val="002556B3"/>
    <w:rsid w:val="00255846"/>
    <w:rsid w:val="0025595D"/>
    <w:rsid w:val="00255962"/>
    <w:rsid w:val="00255A66"/>
    <w:rsid w:val="00255AC4"/>
    <w:rsid w:val="00255B46"/>
    <w:rsid w:val="00255B92"/>
    <w:rsid w:val="00255BCB"/>
    <w:rsid w:val="00255C1C"/>
    <w:rsid w:val="00255F73"/>
    <w:rsid w:val="00256034"/>
    <w:rsid w:val="00256076"/>
    <w:rsid w:val="00256137"/>
    <w:rsid w:val="002561B6"/>
    <w:rsid w:val="0025630A"/>
    <w:rsid w:val="00256346"/>
    <w:rsid w:val="00256477"/>
    <w:rsid w:val="002566CF"/>
    <w:rsid w:val="002566E6"/>
    <w:rsid w:val="002568E2"/>
    <w:rsid w:val="00256A77"/>
    <w:rsid w:val="00256AAE"/>
    <w:rsid w:val="00256B9E"/>
    <w:rsid w:val="00256D27"/>
    <w:rsid w:val="00256D71"/>
    <w:rsid w:val="00256DB5"/>
    <w:rsid w:val="00256F74"/>
    <w:rsid w:val="002571DA"/>
    <w:rsid w:val="00257206"/>
    <w:rsid w:val="00257291"/>
    <w:rsid w:val="002573E8"/>
    <w:rsid w:val="00257434"/>
    <w:rsid w:val="0025754C"/>
    <w:rsid w:val="0025765F"/>
    <w:rsid w:val="00257991"/>
    <w:rsid w:val="00257A46"/>
    <w:rsid w:val="00257AE0"/>
    <w:rsid w:val="00257AFE"/>
    <w:rsid w:val="00257B0C"/>
    <w:rsid w:val="00257B6C"/>
    <w:rsid w:val="00257CC4"/>
    <w:rsid w:val="00257D78"/>
    <w:rsid w:val="00257D80"/>
    <w:rsid w:val="00257DBE"/>
    <w:rsid w:val="00257E24"/>
    <w:rsid w:val="00257E50"/>
    <w:rsid w:val="00257F13"/>
    <w:rsid w:val="0026002E"/>
    <w:rsid w:val="0026027B"/>
    <w:rsid w:val="002603F3"/>
    <w:rsid w:val="00260447"/>
    <w:rsid w:val="002607FB"/>
    <w:rsid w:val="00260928"/>
    <w:rsid w:val="00260963"/>
    <w:rsid w:val="002609A3"/>
    <w:rsid w:val="002609BC"/>
    <w:rsid w:val="002609F4"/>
    <w:rsid w:val="00260C49"/>
    <w:rsid w:val="002610A9"/>
    <w:rsid w:val="00261450"/>
    <w:rsid w:val="00261475"/>
    <w:rsid w:val="0026169A"/>
    <w:rsid w:val="00261983"/>
    <w:rsid w:val="002619B9"/>
    <w:rsid w:val="00261A0D"/>
    <w:rsid w:val="00261B10"/>
    <w:rsid w:val="00261B48"/>
    <w:rsid w:val="00261B8D"/>
    <w:rsid w:val="00261BC4"/>
    <w:rsid w:val="00261D54"/>
    <w:rsid w:val="00261E53"/>
    <w:rsid w:val="00261EAC"/>
    <w:rsid w:val="00261F47"/>
    <w:rsid w:val="00261F69"/>
    <w:rsid w:val="00261FFC"/>
    <w:rsid w:val="00262034"/>
    <w:rsid w:val="0026207A"/>
    <w:rsid w:val="00262874"/>
    <w:rsid w:val="0026287F"/>
    <w:rsid w:val="002628C2"/>
    <w:rsid w:val="00262905"/>
    <w:rsid w:val="0026299C"/>
    <w:rsid w:val="00262AE5"/>
    <w:rsid w:val="00262D34"/>
    <w:rsid w:val="00262E98"/>
    <w:rsid w:val="00262ECA"/>
    <w:rsid w:val="00262ED8"/>
    <w:rsid w:val="00262F62"/>
    <w:rsid w:val="00262FEB"/>
    <w:rsid w:val="0026320D"/>
    <w:rsid w:val="0026337E"/>
    <w:rsid w:val="0026341A"/>
    <w:rsid w:val="002635F5"/>
    <w:rsid w:val="0026391D"/>
    <w:rsid w:val="00263A76"/>
    <w:rsid w:val="00263D1D"/>
    <w:rsid w:val="00263E02"/>
    <w:rsid w:val="0026410D"/>
    <w:rsid w:val="0026414F"/>
    <w:rsid w:val="00264159"/>
    <w:rsid w:val="00264287"/>
    <w:rsid w:val="002642A5"/>
    <w:rsid w:val="002643A3"/>
    <w:rsid w:val="002643AF"/>
    <w:rsid w:val="0026449B"/>
    <w:rsid w:val="002644A6"/>
    <w:rsid w:val="002644B4"/>
    <w:rsid w:val="002644BB"/>
    <w:rsid w:val="002644BE"/>
    <w:rsid w:val="00264596"/>
    <w:rsid w:val="002645C3"/>
    <w:rsid w:val="002649AB"/>
    <w:rsid w:val="002649DD"/>
    <w:rsid w:val="00264AAE"/>
    <w:rsid w:val="00264BB7"/>
    <w:rsid w:val="00264CE7"/>
    <w:rsid w:val="00264D30"/>
    <w:rsid w:val="00264D58"/>
    <w:rsid w:val="00264E05"/>
    <w:rsid w:val="00264F86"/>
    <w:rsid w:val="00264F96"/>
    <w:rsid w:val="00265038"/>
    <w:rsid w:val="0026529F"/>
    <w:rsid w:val="0026534E"/>
    <w:rsid w:val="00265385"/>
    <w:rsid w:val="00265421"/>
    <w:rsid w:val="002654B8"/>
    <w:rsid w:val="00265518"/>
    <w:rsid w:val="0026563C"/>
    <w:rsid w:val="00265672"/>
    <w:rsid w:val="0026582E"/>
    <w:rsid w:val="00265B4C"/>
    <w:rsid w:val="00265BB4"/>
    <w:rsid w:val="00265C49"/>
    <w:rsid w:val="00265FEF"/>
    <w:rsid w:val="00266011"/>
    <w:rsid w:val="00266075"/>
    <w:rsid w:val="00266163"/>
    <w:rsid w:val="0026621C"/>
    <w:rsid w:val="00266363"/>
    <w:rsid w:val="0026648E"/>
    <w:rsid w:val="002665E2"/>
    <w:rsid w:val="00266603"/>
    <w:rsid w:val="00266725"/>
    <w:rsid w:val="00266743"/>
    <w:rsid w:val="00266805"/>
    <w:rsid w:val="00266880"/>
    <w:rsid w:val="002669B7"/>
    <w:rsid w:val="00266BF0"/>
    <w:rsid w:val="00266D28"/>
    <w:rsid w:val="00266E55"/>
    <w:rsid w:val="00266EF7"/>
    <w:rsid w:val="00266F45"/>
    <w:rsid w:val="00266FDB"/>
    <w:rsid w:val="00266FEE"/>
    <w:rsid w:val="00267132"/>
    <w:rsid w:val="002674CF"/>
    <w:rsid w:val="0026759E"/>
    <w:rsid w:val="00267652"/>
    <w:rsid w:val="00267B29"/>
    <w:rsid w:val="00267B44"/>
    <w:rsid w:val="00267C8F"/>
    <w:rsid w:val="00267D68"/>
    <w:rsid w:val="00267DA1"/>
    <w:rsid w:val="00267E93"/>
    <w:rsid w:val="0027019B"/>
    <w:rsid w:val="00270263"/>
    <w:rsid w:val="002702AA"/>
    <w:rsid w:val="00270380"/>
    <w:rsid w:val="00270396"/>
    <w:rsid w:val="002704D6"/>
    <w:rsid w:val="002704DF"/>
    <w:rsid w:val="002704F5"/>
    <w:rsid w:val="00270534"/>
    <w:rsid w:val="0027059C"/>
    <w:rsid w:val="002705BA"/>
    <w:rsid w:val="0027072F"/>
    <w:rsid w:val="00270735"/>
    <w:rsid w:val="00270893"/>
    <w:rsid w:val="002709D4"/>
    <w:rsid w:val="00270AD0"/>
    <w:rsid w:val="00270C20"/>
    <w:rsid w:val="00270FEB"/>
    <w:rsid w:val="00271075"/>
    <w:rsid w:val="0027109B"/>
    <w:rsid w:val="002710AC"/>
    <w:rsid w:val="002710E5"/>
    <w:rsid w:val="002711A7"/>
    <w:rsid w:val="0027137D"/>
    <w:rsid w:val="0027138C"/>
    <w:rsid w:val="002714BA"/>
    <w:rsid w:val="002714BB"/>
    <w:rsid w:val="002715FE"/>
    <w:rsid w:val="002716B0"/>
    <w:rsid w:val="002716CC"/>
    <w:rsid w:val="002719BA"/>
    <w:rsid w:val="00271A6F"/>
    <w:rsid w:val="00271AF9"/>
    <w:rsid w:val="00271B2B"/>
    <w:rsid w:val="00271B2D"/>
    <w:rsid w:val="00271E52"/>
    <w:rsid w:val="00271E6A"/>
    <w:rsid w:val="00271FE5"/>
    <w:rsid w:val="00272006"/>
    <w:rsid w:val="00272325"/>
    <w:rsid w:val="0027234B"/>
    <w:rsid w:val="002723CF"/>
    <w:rsid w:val="00272530"/>
    <w:rsid w:val="0027254B"/>
    <w:rsid w:val="00272596"/>
    <w:rsid w:val="0027274B"/>
    <w:rsid w:val="002727FE"/>
    <w:rsid w:val="002729E7"/>
    <w:rsid w:val="00272A75"/>
    <w:rsid w:val="00272B32"/>
    <w:rsid w:val="00272B9B"/>
    <w:rsid w:val="00272CE7"/>
    <w:rsid w:val="00272D61"/>
    <w:rsid w:val="00272D6F"/>
    <w:rsid w:val="00272E9B"/>
    <w:rsid w:val="00272EA6"/>
    <w:rsid w:val="00272F3F"/>
    <w:rsid w:val="0027305D"/>
    <w:rsid w:val="00273062"/>
    <w:rsid w:val="00273200"/>
    <w:rsid w:val="002732DD"/>
    <w:rsid w:val="0027363B"/>
    <w:rsid w:val="002736DC"/>
    <w:rsid w:val="002736F0"/>
    <w:rsid w:val="00273753"/>
    <w:rsid w:val="00273A76"/>
    <w:rsid w:val="00273A77"/>
    <w:rsid w:val="00273B7A"/>
    <w:rsid w:val="00273B92"/>
    <w:rsid w:val="00273C56"/>
    <w:rsid w:val="00273D63"/>
    <w:rsid w:val="00273DAF"/>
    <w:rsid w:val="00273DB1"/>
    <w:rsid w:val="002740CC"/>
    <w:rsid w:val="00274137"/>
    <w:rsid w:val="00274162"/>
    <w:rsid w:val="00274232"/>
    <w:rsid w:val="002743F1"/>
    <w:rsid w:val="0027452C"/>
    <w:rsid w:val="0027454A"/>
    <w:rsid w:val="00274553"/>
    <w:rsid w:val="002746B4"/>
    <w:rsid w:val="002746E1"/>
    <w:rsid w:val="00274808"/>
    <w:rsid w:val="00274AEE"/>
    <w:rsid w:val="00274B73"/>
    <w:rsid w:val="00274B8E"/>
    <w:rsid w:val="00274D0C"/>
    <w:rsid w:val="00274E3E"/>
    <w:rsid w:val="00274E95"/>
    <w:rsid w:val="00274EA5"/>
    <w:rsid w:val="00275070"/>
    <w:rsid w:val="00275279"/>
    <w:rsid w:val="002752E9"/>
    <w:rsid w:val="00275350"/>
    <w:rsid w:val="0027539A"/>
    <w:rsid w:val="002753A7"/>
    <w:rsid w:val="0027541C"/>
    <w:rsid w:val="00275596"/>
    <w:rsid w:val="00275707"/>
    <w:rsid w:val="0027578D"/>
    <w:rsid w:val="0027582D"/>
    <w:rsid w:val="002758C6"/>
    <w:rsid w:val="00275988"/>
    <w:rsid w:val="00275AFA"/>
    <w:rsid w:val="00275CDE"/>
    <w:rsid w:val="00275EB8"/>
    <w:rsid w:val="00275F87"/>
    <w:rsid w:val="00275FE5"/>
    <w:rsid w:val="00276073"/>
    <w:rsid w:val="0027620C"/>
    <w:rsid w:val="002762EF"/>
    <w:rsid w:val="0027648C"/>
    <w:rsid w:val="0027648F"/>
    <w:rsid w:val="002765FB"/>
    <w:rsid w:val="00276625"/>
    <w:rsid w:val="00276846"/>
    <w:rsid w:val="002768F7"/>
    <w:rsid w:val="00276919"/>
    <w:rsid w:val="0027696F"/>
    <w:rsid w:val="002769D2"/>
    <w:rsid w:val="00276A13"/>
    <w:rsid w:val="00276B3C"/>
    <w:rsid w:val="00276D0A"/>
    <w:rsid w:val="00276E19"/>
    <w:rsid w:val="00276E72"/>
    <w:rsid w:val="00276F1D"/>
    <w:rsid w:val="0027701D"/>
    <w:rsid w:val="002771DF"/>
    <w:rsid w:val="00277398"/>
    <w:rsid w:val="002777E0"/>
    <w:rsid w:val="00277A81"/>
    <w:rsid w:val="00277BCB"/>
    <w:rsid w:val="00277BD0"/>
    <w:rsid w:val="00277C2F"/>
    <w:rsid w:val="00277C38"/>
    <w:rsid w:val="00277E37"/>
    <w:rsid w:val="00277FCB"/>
    <w:rsid w:val="002802F0"/>
    <w:rsid w:val="00280308"/>
    <w:rsid w:val="002803F7"/>
    <w:rsid w:val="002804DB"/>
    <w:rsid w:val="0028050A"/>
    <w:rsid w:val="00280757"/>
    <w:rsid w:val="0028082B"/>
    <w:rsid w:val="00280835"/>
    <w:rsid w:val="00280AE9"/>
    <w:rsid w:val="00280B18"/>
    <w:rsid w:val="00280B5B"/>
    <w:rsid w:val="00280C0D"/>
    <w:rsid w:val="00280DF4"/>
    <w:rsid w:val="00280E34"/>
    <w:rsid w:val="00280E91"/>
    <w:rsid w:val="00280F7C"/>
    <w:rsid w:val="00281196"/>
    <w:rsid w:val="00281459"/>
    <w:rsid w:val="0028150D"/>
    <w:rsid w:val="0028158F"/>
    <w:rsid w:val="002815E9"/>
    <w:rsid w:val="002815EC"/>
    <w:rsid w:val="00281607"/>
    <w:rsid w:val="0028180D"/>
    <w:rsid w:val="00281999"/>
    <w:rsid w:val="00281ADE"/>
    <w:rsid w:val="00281B0E"/>
    <w:rsid w:val="00281B15"/>
    <w:rsid w:val="00281BA5"/>
    <w:rsid w:val="00281BC7"/>
    <w:rsid w:val="00281D1B"/>
    <w:rsid w:val="00281DC6"/>
    <w:rsid w:val="00281F77"/>
    <w:rsid w:val="002821C6"/>
    <w:rsid w:val="002821CA"/>
    <w:rsid w:val="002821CD"/>
    <w:rsid w:val="002822F6"/>
    <w:rsid w:val="002825E5"/>
    <w:rsid w:val="002826A0"/>
    <w:rsid w:val="002826E5"/>
    <w:rsid w:val="002828BA"/>
    <w:rsid w:val="0028293A"/>
    <w:rsid w:val="00282A36"/>
    <w:rsid w:val="00282BAC"/>
    <w:rsid w:val="00282CD4"/>
    <w:rsid w:val="00282D36"/>
    <w:rsid w:val="00282DED"/>
    <w:rsid w:val="002830F5"/>
    <w:rsid w:val="002831B6"/>
    <w:rsid w:val="00283252"/>
    <w:rsid w:val="002832E7"/>
    <w:rsid w:val="002834B4"/>
    <w:rsid w:val="002834F1"/>
    <w:rsid w:val="00283563"/>
    <w:rsid w:val="002836EB"/>
    <w:rsid w:val="00283B2F"/>
    <w:rsid w:val="00283C2B"/>
    <w:rsid w:val="00283D7B"/>
    <w:rsid w:val="00283E9B"/>
    <w:rsid w:val="00283F27"/>
    <w:rsid w:val="00283FF6"/>
    <w:rsid w:val="00284455"/>
    <w:rsid w:val="002844EB"/>
    <w:rsid w:val="0028464E"/>
    <w:rsid w:val="00284760"/>
    <w:rsid w:val="00284781"/>
    <w:rsid w:val="00284B1E"/>
    <w:rsid w:val="00284BF2"/>
    <w:rsid w:val="00284C41"/>
    <w:rsid w:val="00284DE6"/>
    <w:rsid w:val="00284DF4"/>
    <w:rsid w:val="00284E67"/>
    <w:rsid w:val="00284FA8"/>
    <w:rsid w:val="00285482"/>
    <w:rsid w:val="0028552E"/>
    <w:rsid w:val="00285553"/>
    <w:rsid w:val="002855C5"/>
    <w:rsid w:val="002855C9"/>
    <w:rsid w:val="00285789"/>
    <w:rsid w:val="00285A22"/>
    <w:rsid w:val="00285BA5"/>
    <w:rsid w:val="00285BA7"/>
    <w:rsid w:val="00285CC0"/>
    <w:rsid w:val="00285D3B"/>
    <w:rsid w:val="00285D54"/>
    <w:rsid w:val="0028601F"/>
    <w:rsid w:val="00286151"/>
    <w:rsid w:val="00286197"/>
    <w:rsid w:val="00286253"/>
    <w:rsid w:val="002863D0"/>
    <w:rsid w:val="00286442"/>
    <w:rsid w:val="002865D5"/>
    <w:rsid w:val="00286660"/>
    <w:rsid w:val="002867A4"/>
    <w:rsid w:val="00286927"/>
    <w:rsid w:val="002869BF"/>
    <w:rsid w:val="00286A31"/>
    <w:rsid w:val="00286A3F"/>
    <w:rsid w:val="00286B2E"/>
    <w:rsid w:val="00286C48"/>
    <w:rsid w:val="00286CC9"/>
    <w:rsid w:val="00286CE9"/>
    <w:rsid w:val="00286D32"/>
    <w:rsid w:val="00286D47"/>
    <w:rsid w:val="00286E56"/>
    <w:rsid w:val="00286F2D"/>
    <w:rsid w:val="00287013"/>
    <w:rsid w:val="002872FE"/>
    <w:rsid w:val="002876F1"/>
    <w:rsid w:val="0028779E"/>
    <w:rsid w:val="002878DA"/>
    <w:rsid w:val="00287996"/>
    <w:rsid w:val="002879D9"/>
    <w:rsid w:val="002879F0"/>
    <w:rsid w:val="00287C6C"/>
    <w:rsid w:val="00287CD2"/>
    <w:rsid w:val="00287E5D"/>
    <w:rsid w:val="00287F02"/>
    <w:rsid w:val="00290008"/>
    <w:rsid w:val="00290078"/>
    <w:rsid w:val="002901FD"/>
    <w:rsid w:val="00290502"/>
    <w:rsid w:val="0029055F"/>
    <w:rsid w:val="0029067B"/>
    <w:rsid w:val="00290745"/>
    <w:rsid w:val="002908B6"/>
    <w:rsid w:val="00290A12"/>
    <w:rsid w:val="00290B63"/>
    <w:rsid w:val="00290BF1"/>
    <w:rsid w:val="00290C5C"/>
    <w:rsid w:val="00290D06"/>
    <w:rsid w:val="00290DF4"/>
    <w:rsid w:val="00290E22"/>
    <w:rsid w:val="00290FAC"/>
    <w:rsid w:val="00290FAF"/>
    <w:rsid w:val="0029106F"/>
    <w:rsid w:val="00291275"/>
    <w:rsid w:val="00291322"/>
    <w:rsid w:val="002913DF"/>
    <w:rsid w:val="002913FD"/>
    <w:rsid w:val="00291745"/>
    <w:rsid w:val="00291950"/>
    <w:rsid w:val="002919F5"/>
    <w:rsid w:val="00291A87"/>
    <w:rsid w:val="00291AA3"/>
    <w:rsid w:val="00291AC4"/>
    <w:rsid w:val="00291B2C"/>
    <w:rsid w:val="00291C0D"/>
    <w:rsid w:val="00291C5F"/>
    <w:rsid w:val="00291E10"/>
    <w:rsid w:val="00291FD2"/>
    <w:rsid w:val="00292306"/>
    <w:rsid w:val="00292348"/>
    <w:rsid w:val="0029257C"/>
    <w:rsid w:val="0029258C"/>
    <w:rsid w:val="00292632"/>
    <w:rsid w:val="002928A2"/>
    <w:rsid w:val="00292AFF"/>
    <w:rsid w:val="00292E27"/>
    <w:rsid w:val="00292E6E"/>
    <w:rsid w:val="00292F81"/>
    <w:rsid w:val="00293124"/>
    <w:rsid w:val="0029318D"/>
    <w:rsid w:val="00293248"/>
    <w:rsid w:val="00293471"/>
    <w:rsid w:val="00293533"/>
    <w:rsid w:val="0029355F"/>
    <w:rsid w:val="00293580"/>
    <w:rsid w:val="00293648"/>
    <w:rsid w:val="00293663"/>
    <w:rsid w:val="002936D0"/>
    <w:rsid w:val="00293972"/>
    <w:rsid w:val="00293987"/>
    <w:rsid w:val="00293AD6"/>
    <w:rsid w:val="00293B96"/>
    <w:rsid w:val="00293C25"/>
    <w:rsid w:val="00293C4D"/>
    <w:rsid w:val="00293E86"/>
    <w:rsid w:val="00293F7D"/>
    <w:rsid w:val="00294068"/>
    <w:rsid w:val="0029408C"/>
    <w:rsid w:val="002940A9"/>
    <w:rsid w:val="002940B5"/>
    <w:rsid w:val="002940BE"/>
    <w:rsid w:val="002940CB"/>
    <w:rsid w:val="002940D7"/>
    <w:rsid w:val="00294100"/>
    <w:rsid w:val="002941D6"/>
    <w:rsid w:val="00294211"/>
    <w:rsid w:val="00294236"/>
    <w:rsid w:val="002942C8"/>
    <w:rsid w:val="00294458"/>
    <w:rsid w:val="00294742"/>
    <w:rsid w:val="00294847"/>
    <w:rsid w:val="0029491B"/>
    <w:rsid w:val="00294EC1"/>
    <w:rsid w:val="00294ED0"/>
    <w:rsid w:val="00295164"/>
    <w:rsid w:val="002953CD"/>
    <w:rsid w:val="002953D9"/>
    <w:rsid w:val="0029545E"/>
    <w:rsid w:val="00295A39"/>
    <w:rsid w:val="00295A77"/>
    <w:rsid w:val="00295BC1"/>
    <w:rsid w:val="00295C2D"/>
    <w:rsid w:val="00295F54"/>
    <w:rsid w:val="00295FCE"/>
    <w:rsid w:val="00295FD3"/>
    <w:rsid w:val="00296114"/>
    <w:rsid w:val="0029621F"/>
    <w:rsid w:val="002962F0"/>
    <w:rsid w:val="0029657F"/>
    <w:rsid w:val="00296589"/>
    <w:rsid w:val="0029665E"/>
    <w:rsid w:val="002967E9"/>
    <w:rsid w:val="0029699A"/>
    <w:rsid w:val="00296A32"/>
    <w:rsid w:val="00296B99"/>
    <w:rsid w:val="00296D9D"/>
    <w:rsid w:val="00296DF5"/>
    <w:rsid w:val="00296EDF"/>
    <w:rsid w:val="00296F17"/>
    <w:rsid w:val="00297274"/>
    <w:rsid w:val="002972AE"/>
    <w:rsid w:val="00297336"/>
    <w:rsid w:val="002973D0"/>
    <w:rsid w:val="002976FB"/>
    <w:rsid w:val="00297724"/>
    <w:rsid w:val="00297827"/>
    <w:rsid w:val="002978A1"/>
    <w:rsid w:val="00297A1A"/>
    <w:rsid w:val="00297A73"/>
    <w:rsid w:val="00297B2F"/>
    <w:rsid w:val="00297B53"/>
    <w:rsid w:val="00297B8C"/>
    <w:rsid w:val="00297CF6"/>
    <w:rsid w:val="00297D1E"/>
    <w:rsid w:val="00297DFA"/>
    <w:rsid w:val="00297E6C"/>
    <w:rsid w:val="00297EE5"/>
    <w:rsid w:val="00297EFA"/>
    <w:rsid w:val="00297F83"/>
    <w:rsid w:val="002A002A"/>
    <w:rsid w:val="002A0456"/>
    <w:rsid w:val="002A07DA"/>
    <w:rsid w:val="002A07E4"/>
    <w:rsid w:val="002A0AEA"/>
    <w:rsid w:val="002A0EF3"/>
    <w:rsid w:val="002A1032"/>
    <w:rsid w:val="002A110A"/>
    <w:rsid w:val="002A1368"/>
    <w:rsid w:val="002A13CE"/>
    <w:rsid w:val="002A13FC"/>
    <w:rsid w:val="002A140A"/>
    <w:rsid w:val="002A1420"/>
    <w:rsid w:val="002A15C5"/>
    <w:rsid w:val="002A16AE"/>
    <w:rsid w:val="002A176E"/>
    <w:rsid w:val="002A17EB"/>
    <w:rsid w:val="002A1838"/>
    <w:rsid w:val="002A191C"/>
    <w:rsid w:val="002A1A85"/>
    <w:rsid w:val="002A1AA4"/>
    <w:rsid w:val="002A1BBB"/>
    <w:rsid w:val="002A1BDA"/>
    <w:rsid w:val="002A1D6F"/>
    <w:rsid w:val="002A1E6E"/>
    <w:rsid w:val="002A2086"/>
    <w:rsid w:val="002A2178"/>
    <w:rsid w:val="002A222F"/>
    <w:rsid w:val="002A2275"/>
    <w:rsid w:val="002A231C"/>
    <w:rsid w:val="002A236C"/>
    <w:rsid w:val="002A2389"/>
    <w:rsid w:val="002A23A1"/>
    <w:rsid w:val="002A24F7"/>
    <w:rsid w:val="002A2670"/>
    <w:rsid w:val="002A2A90"/>
    <w:rsid w:val="002A2AA3"/>
    <w:rsid w:val="002A2BE2"/>
    <w:rsid w:val="002A2DA5"/>
    <w:rsid w:val="002A2E66"/>
    <w:rsid w:val="002A2F82"/>
    <w:rsid w:val="002A30EA"/>
    <w:rsid w:val="002A3241"/>
    <w:rsid w:val="002A3334"/>
    <w:rsid w:val="002A33F6"/>
    <w:rsid w:val="002A3438"/>
    <w:rsid w:val="002A3458"/>
    <w:rsid w:val="002A3A6F"/>
    <w:rsid w:val="002A3AE2"/>
    <w:rsid w:val="002A3C52"/>
    <w:rsid w:val="002A3D28"/>
    <w:rsid w:val="002A3F2F"/>
    <w:rsid w:val="002A4436"/>
    <w:rsid w:val="002A452E"/>
    <w:rsid w:val="002A480A"/>
    <w:rsid w:val="002A48C0"/>
    <w:rsid w:val="002A49A9"/>
    <w:rsid w:val="002A4A99"/>
    <w:rsid w:val="002A4AA4"/>
    <w:rsid w:val="002A4FF2"/>
    <w:rsid w:val="002A50E3"/>
    <w:rsid w:val="002A51FA"/>
    <w:rsid w:val="002A5460"/>
    <w:rsid w:val="002A5C22"/>
    <w:rsid w:val="002A5C62"/>
    <w:rsid w:val="002A5CBF"/>
    <w:rsid w:val="002A5E80"/>
    <w:rsid w:val="002A5F19"/>
    <w:rsid w:val="002A5F78"/>
    <w:rsid w:val="002A5FFA"/>
    <w:rsid w:val="002A6361"/>
    <w:rsid w:val="002A65A6"/>
    <w:rsid w:val="002A65FB"/>
    <w:rsid w:val="002A6645"/>
    <w:rsid w:val="002A66F9"/>
    <w:rsid w:val="002A6728"/>
    <w:rsid w:val="002A6756"/>
    <w:rsid w:val="002A69F5"/>
    <w:rsid w:val="002A6A28"/>
    <w:rsid w:val="002A6A87"/>
    <w:rsid w:val="002A6AED"/>
    <w:rsid w:val="002A6E78"/>
    <w:rsid w:val="002A6E81"/>
    <w:rsid w:val="002A6F62"/>
    <w:rsid w:val="002A7099"/>
    <w:rsid w:val="002A70DB"/>
    <w:rsid w:val="002A71A6"/>
    <w:rsid w:val="002A71D4"/>
    <w:rsid w:val="002A7238"/>
    <w:rsid w:val="002A753C"/>
    <w:rsid w:val="002A777C"/>
    <w:rsid w:val="002A7845"/>
    <w:rsid w:val="002A78F3"/>
    <w:rsid w:val="002A79DA"/>
    <w:rsid w:val="002A7A72"/>
    <w:rsid w:val="002A7AD3"/>
    <w:rsid w:val="002A7B61"/>
    <w:rsid w:val="002A7D8C"/>
    <w:rsid w:val="002A7E89"/>
    <w:rsid w:val="002A7EA0"/>
    <w:rsid w:val="002A7F26"/>
    <w:rsid w:val="002B00F2"/>
    <w:rsid w:val="002B018A"/>
    <w:rsid w:val="002B020B"/>
    <w:rsid w:val="002B0377"/>
    <w:rsid w:val="002B058F"/>
    <w:rsid w:val="002B0591"/>
    <w:rsid w:val="002B06CC"/>
    <w:rsid w:val="002B086C"/>
    <w:rsid w:val="002B09DB"/>
    <w:rsid w:val="002B09F1"/>
    <w:rsid w:val="002B0A20"/>
    <w:rsid w:val="002B0A27"/>
    <w:rsid w:val="002B0A66"/>
    <w:rsid w:val="002B0B17"/>
    <w:rsid w:val="002B0CB7"/>
    <w:rsid w:val="002B0D28"/>
    <w:rsid w:val="002B0E8F"/>
    <w:rsid w:val="002B0F59"/>
    <w:rsid w:val="002B110F"/>
    <w:rsid w:val="002B126F"/>
    <w:rsid w:val="002B153A"/>
    <w:rsid w:val="002B1579"/>
    <w:rsid w:val="002B15B8"/>
    <w:rsid w:val="002B1678"/>
    <w:rsid w:val="002B1701"/>
    <w:rsid w:val="002B18F2"/>
    <w:rsid w:val="002B19FD"/>
    <w:rsid w:val="002B1AC5"/>
    <w:rsid w:val="002B1B06"/>
    <w:rsid w:val="002B1B31"/>
    <w:rsid w:val="002B1CEE"/>
    <w:rsid w:val="002B1DC4"/>
    <w:rsid w:val="002B1E6B"/>
    <w:rsid w:val="002B2018"/>
    <w:rsid w:val="002B2043"/>
    <w:rsid w:val="002B2058"/>
    <w:rsid w:val="002B2106"/>
    <w:rsid w:val="002B21DF"/>
    <w:rsid w:val="002B26F1"/>
    <w:rsid w:val="002B29B3"/>
    <w:rsid w:val="002B2A49"/>
    <w:rsid w:val="002B2A4A"/>
    <w:rsid w:val="002B2B09"/>
    <w:rsid w:val="002B2B2C"/>
    <w:rsid w:val="002B2D44"/>
    <w:rsid w:val="002B3063"/>
    <w:rsid w:val="002B316D"/>
    <w:rsid w:val="002B3208"/>
    <w:rsid w:val="002B3486"/>
    <w:rsid w:val="002B3505"/>
    <w:rsid w:val="002B353D"/>
    <w:rsid w:val="002B359B"/>
    <w:rsid w:val="002B3647"/>
    <w:rsid w:val="002B374A"/>
    <w:rsid w:val="002B392B"/>
    <w:rsid w:val="002B3A17"/>
    <w:rsid w:val="002B3B91"/>
    <w:rsid w:val="002B3E5A"/>
    <w:rsid w:val="002B3EBE"/>
    <w:rsid w:val="002B415B"/>
    <w:rsid w:val="002B4285"/>
    <w:rsid w:val="002B4407"/>
    <w:rsid w:val="002B4A65"/>
    <w:rsid w:val="002B4A9C"/>
    <w:rsid w:val="002B4B25"/>
    <w:rsid w:val="002B4C89"/>
    <w:rsid w:val="002B4CEE"/>
    <w:rsid w:val="002B4DAA"/>
    <w:rsid w:val="002B4E70"/>
    <w:rsid w:val="002B50B3"/>
    <w:rsid w:val="002B5150"/>
    <w:rsid w:val="002B5193"/>
    <w:rsid w:val="002B58A5"/>
    <w:rsid w:val="002B58FC"/>
    <w:rsid w:val="002B58FF"/>
    <w:rsid w:val="002B59DF"/>
    <w:rsid w:val="002B5A46"/>
    <w:rsid w:val="002B5AF2"/>
    <w:rsid w:val="002B5DD0"/>
    <w:rsid w:val="002B5E72"/>
    <w:rsid w:val="002B6087"/>
    <w:rsid w:val="002B614C"/>
    <w:rsid w:val="002B62B5"/>
    <w:rsid w:val="002B6A00"/>
    <w:rsid w:val="002B6A04"/>
    <w:rsid w:val="002B6B11"/>
    <w:rsid w:val="002B6B6E"/>
    <w:rsid w:val="002B6C3D"/>
    <w:rsid w:val="002B6D17"/>
    <w:rsid w:val="002B6EAB"/>
    <w:rsid w:val="002B701A"/>
    <w:rsid w:val="002B70B1"/>
    <w:rsid w:val="002B71EF"/>
    <w:rsid w:val="002B723E"/>
    <w:rsid w:val="002B7304"/>
    <w:rsid w:val="002B74CF"/>
    <w:rsid w:val="002B750A"/>
    <w:rsid w:val="002B778C"/>
    <w:rsid w:val="002B786C"/>
    <w:rsid w:val="002B78AD"/>
    <w:rsid w:val="002B792A"/>
    <w:rsid w:val="002B7A0C"/>
    <w:rsid w:val="002B7C8A"/>
    <w:rsid w:val="002B7CD5"/>
    <w:rsid w:val="002B7DB7"/>
    <w:rsid w:val="002B7E73"/>
    <w:rsid w:val="002B7FA3"/>
    <w:rsid w:val="002B7FA5"/>
    <w:rsid w:val="002C001D"/>
    <w:rsid w:val="002C00B0"/>
    <w:rsid w:val="002C0205"/>
    <w:rsid w:val="002C03BA"/>
    <w:rsid w:val="002C0488"/>
    <w:rsid w:val="002C0518"/>
    <w:rsid w:val="002C06AF"/>
    <w:rsid w:val="002C06C6"/>
    <w:rsid w:val="002C0714"/>
    <w:rsid w:val="002C08B3"/>
    <w:rsid w:val="002C09B9"/>
    <w:rsid w:val="002C0C35"/>
    <w:rsid w:val="002C0C7F"/>
    <w:rsid w:val="002C0D25"/>
    <w:rsid w:val="002C0E8E"/>
    <w:rsid w:val="002C0FB2"/>
    <w:rsid w:val="002C116C"/>
    <w:rsid w:val="002C1473"/>
    <w:rsid w:val="002C156A"/>
    <w:rsid w:val="002C17E9"/>
    <w:rsid w:val="002C1933"/>
    <w:rsid w:val="002C1A72"/>
    <w:rsid w:val="002C1C1F"/>
    <w:rsid w:val="002C20C3"/>
    <w:rsid w:val="002C2142"/>
    <w:rsid w:val="002C22E5"/>
    <w:rsid w:val="002C25D6"/>
    <w:rsid w:val="002C25FF"/>
    <w:rsid w:val="002C2706"/>
    <w:rsid w:val="002C270A"/>
    <w:rsid w:val="002C28C1"/>
    <w:rsid w:val="002C29B6"/>
    <w:rsid w:val="002C2B74"/>
    <w:rsid w:val="002C2C53"/>
    <w:rsid w:val="002C2DC5"/>
    <w:rsid w:val="002C2EE6"/>
    <w:rsid w:val="002C3230"/>
    <w:rsid w:val="002C3291"/>
    <w:rsid w:val="002C34BD"/>
    <w:rsid w:val="002C3727"/>
    <w:rsid w:val="002C39D4"/>
    <w:rsid w:val="002C3A41"/>
    <w:rsid w:val="002C3A48"/>
    <w:rsid w:val="002C3CC3"/>
    <w:rsid w:val="002C3D16"/>
    <w:rsid w:val="002C3DA8"/>
    <w:rsid w:val="002C3DBD"/>
    <w:rsid w:val="002C3E52"/>
    <w:rsid w:val="002C3E6F"/>
    <w:rsid w:val="002C3F32"/>
    <w:rsid w:val="002C4374"/>
    <w:rsid w:val="002C4385"/>
    <w:rsid w:val="002C43FC"/>
    <w:rsid w:val="002C4460"/>
    <w:rsid w:val="002C4531"/>
    <w:rsid w:val="002C4575"/>
    <w:rsid w:val="002C4837"/>
    <w:rsid w:val="002C4C0E"/>
    <w:rsid w:val="002C4D7B"/>
    <w:rsid w:val="002C4E07"/>
    <w:rsid w:val="002C4E0C"/>
    <w:rsid w:val="002C4E77"/>
    <w:rsid w:val="002C4F82"/>
    <w:rsid w:val="002C5081"/>
    <w:rsid w:val="002C53A9"/>
    <w:rsid w:val="002C5464"/>
    <w:rsid w:val="002C551F"/>
    <w:rsid w:val="002C562D"/>
    <w:rsid w:val="002C5635"/>
    <w:rsid w:val="002C570F"/>
    <w:rsid w:val="002C581E"/>
    <w:rsid w:val="002C58D2"/>
    <w:rsid w:val="002C58F5"/>
    <w:rsid w:val="002C5BEE"/>
    <w:rsid w:val="002C5D59"/>
    <w:rsid w:val="002C5E17"/>
    <w:rsid w:val="002C608C"/>
    <w:rsid w:val="002C65A9"/>
    <w:rsid w:val="002C6856"/>
    <w:rsid w:val="002C6A4C"/>
    <w:rsid w:val="002C6BE2"/>
    <w:rsid w:val="002C6C8B"/>
    <w:rsid w:val="002C6D0E"/>
    <w:rsid w:val="002C6D41"/>
    <w:rsid w:val="002C6FE8"/>
    <w:rsid w:val="002C7046"/>
    <w:rsid w:val="002C7114"/>
    <w:rsid w:val="002C7207"/>
    <w:rsid w:val="002C7212"/>
    <w:rsid w:val="002C7328"/>
    <w:rsid w:val="002C74C1"/>
    <w:rsid w:val="002C75D1"/>
    <w:rsid w:val="002C7789"/>
    <w:rsid w:val="002C78AF"/>
    <w:rsid w:val="002C78BC"/>
    <w:rsid w:val="002C79DE"/>
    <w:rsid w:val="002C7BC7"/>
    <w:rsid w:val="002C7CF0"/>
    <w:rsid w:val="002C7D7C"/>
    <w:rsid w:val="002C7DFD"/>
    <w:rsid w:val="002C7EAA"/>
    <w:rsid w:val="002C7F1A"/>
    <w:rsid w:val="002C7F9C"/>
    <w:rsid w:val="002D0026"/>
    <w:rsid w:val="002D0060"/>
    <w:rsid w:val="002D032D"/>
    <w:rsid w:val="002D0333"/>
    <w:rsid w:val="002D0580"/>
    <w:rsid w:val="002D05D0"/>
    <w:rsid w:val="002D06B9"/>
    <w:rsid w:val="002D09F9"/>
    <w:rsid w:val="002D0A2F"/>
    <w:rsid w:val="002D0A5B"/>
    <w:rsid w:val="002D0B66"/>
    <w:rsid w:val="002D0B9B"/>
    <w:rsid w:val="002D0BBD"/>
    <w:rsid w:val="002D0C20"/>
    <w:rsid w:val="002D0D5A"/>
    <w:rsid w:val="002D0E08"/>
    <w:rsid w:val="002D0E26"/>
    <w:rsid w:val="002D0EB0"/>
    <w:rsid w:val="002D15A5"/>
    <w:rsid w:val="002D15F1"/>
    <w:rsid w:val="002D1780"/>
    <w:rsid w:val="002D17CD"/>
    <w:rsid w:val="002D1C35"/>
    <w:rsid w:val="002D1D32"/>
    <w:rsid w:val="002D1DFA"/>
    <w:rsid w:val="002D1F4C"/>
    <w:rsid w:val="002D1FCE"/>
    <w:rsid w:val="002D21B3"/>
    <w:rsid w:val="002D2223"/>
    <w:rsid w:val="002D2565"/>
    <w:rsid w:val="002D25DF"/>
    <w:rsid w:val="002D261A"/>
    <w:rsid w:val="002D2699"/>
    <w:rsid w:val="002D2782"/>
    <w:rsid w:val="002D28E8"/>
    <w:rsid w:val="002D2978"/>
    <w:rsid w:val="002D2D65"/>
    <w:rsid w:val="002D302C"/>
    <w:rsid w:val="002D30B7"/>
    <w:rsid w:val="002D3176"/>
    <w:rsid w:val="002D3455"/>
    <w:rsid w:val="002D3626"/>
    <w:rsid w:val="002D3A41"/>
    <w:rsid w:val="002D3ABE"/>
    <w:rsid w:val="002D3B97"/>
    <w:rsid w:val="002D3BA3"/>
    <w:rsid w:val="002D3C9A"/>
    <w:rsid w:val="002D3D47"/>
    <w:rsid w:val="002D3D5C"/>
    <w:rsid w:val="002D3D67"/>
    <w:rsid w:val="002D3E57"/>
    <w:rsid w:val="002D3F01"/>
    <w:rsid w:val="002D3F18"/>
    <w:rsid w:val="002D4000"/>
    <w:rsid w:val="002D428C"/>
    <w:rsid w:val="002D430F"/>
    <w:rsid w:val="002D4445"/>
    <w:rsid w:val="002D4A4B"/>
    <w:rsid w:val="002D4AFE"/>
    <w:rsid w:val="002D4B56"/>
    <w:rsid w:val="002D4B89"/>
    <w:rsid w:val="002D4E17"/>
    <w:rsid w:val="002D4FCD"/>
    <w:rsid w:val="002D5187"/>
    <w:rsid w:val="002D51B0"/>
    <w:rsid w:val="002D53D2"/>
    <w:rsid w:val="002D5501"/>
    <w:rsid w:val="002D56B9"/>
    <w:rsid w:val="002D56CD"/>
    <w:rsid w:val="002D56D2"/>
    <w:rsid w:val="002D583E"/>
    <w:rsid w:val="002D583F"/>
    <w:rsid w:val="002D5852"/>
    <w:rsid w:val="002D5891"/>
    <w:rsid w:val="002D5A4B"/>
    <w:rsid w:val="002D5AF5"/>
    <w:rsid w:val="002D5B59"/>
    <w:rsid w:val="002D5B86"/>
    <w:rsid w:val="002D5C0F"/>
    <w:rsid w:val="002D5DD6"/>
    <w:rsid w:val="002D5DE3"/>
    <w:rsid w:val="002D60E8"/>
    <w:rsid w:val="002D6269"/>
    <w:rsid w:val="002D636F"/>
    <w:rsid w:val="002D65BC"/>
    <w:rsid w:val="002D684C"/>
    <w:rsid w:val="002D6B6E"/>
    <w:rsid w:val="002D6BA6"/>
    <w:rsid w:val="002D6F71"/>
    <w:rsid w:val="002D6F97"/>
    <w:rsid w:val="002D6FC2"/>
    <w:rsid w:val="002D7084"/>
    <w:rsid w:val="002D7271"/>
    <w:rsid w:val="002D7295"/>
    <w:rsid w:val="002D735E"/>
    <w:rsid w:val="002D741F"/>
    <w:rsid w:val="002D7597"/>
    <w:rsid w:val="002D75B3"/>
    <w:rsid w:val="002D7612"/>
    <w:rsid w:val="002D778F"/>
    <w:rsid w:val="002D7835"/>
    <w:rsid w:val="002D790F"/>
    <w:rsid w:val="002D7980"/>
    <w:rsid w:val="002D7A41"/>
    <w:rsid w:val="002D7CD5"/>
    <w:rsid w:val="002D7E67"/>
    <w:rsid w:val="002D7EBE"/>
    <w:rsid w:val="002D7F78"/>
    <w:rsid w:val="002E00CE"/>
    <w:rsid w:val="002E00D8"/>
    <w:rsid w:val="002E0181"/>
    <w:rsid w:val="002E0904"/>
    <w:rsid w:val="002E099F"/>
    <w:rsid w:val="002E09AB"/>
    <w:rsid w:val="002E0A0A"/>
    <w:rsid w:val="002E0BE2"/>
    <w:rsid w:val="002E0C47"/>
    <w:rsid w:val="002E0E15"/>
    <w:rsid w:val="002E0EA7"/>
    <w:rsid w:val="002E0EC4"/>
    <w:rsid w:val="002E1216"/>
    <w:rsid w:val="002E13AF"/>
    <w:rsid w:val="002E1422"/>
    <w:rsid w:val="002E1532"/>
    <w:rsid w:val="002E15B9"/>
    <w:rsid w:val="002E15EA"/>
    <w:rsid w:val="002E1BC4"/>
    <w:rsid w:val="002E1D56"/>
    <w:rsid w:val="002E1D9A"/>
    <w:rsid w:val="002E1E6E"/>
    <w:rsid w:val="002E1FD2"/>
    <w:rsid w:val="002E212D"/>
    <w:rsid w:val="002E2233"/>
    <w:rsid w:val="002E223A"/>
    <w:rsid w:val="002E2256"/>
    <w:rsid w:val="002E236D"/>
    <w:rsid w:val="002E2470"/>
    <w:rsid w:val="002E2606"/>
    <w:rsid w:val="002E273A"/>
    <w:rsid w:val="002E2749"/>
    <w:rsid w:val="002E27CB"/>
    <w:rsid w:val="002E28D6"/>
    <w:rsid w:val="002E2982"/>
    <w:rsid w:val="002E2C39"/>
    <w:rsid w:val="002E2D63"/>
    <w:rsid w:val="002E2D98"/>
    <w:rsid w:val="002E2DF8"/>
    <w:rsid w:val="002E3048"/>
    <w:rsid w:val="002E3185"/>
    <w:rsid w:val="002E332B"/>
    <w:rsid w:val="002E33A9"/>
    <w:rsid w:val="002E34E5"/>
    <w:rsid w:val="002E34F4"/>
    <w:rsid w:val="002E3688"/>
    <w:rsid w:val="002E3783"/>
    <w:rsid w:val="002E37BA"/>
    <w:rsid w:val="002E3A6E"/>
    <w:rsid w:val="002E3E4B"/>
    <w:rsid w:val="002E4077"/>
    <w:rsid w:val="002E4195"/>
    <w:rsid w:val="002E466D"/>
    <w:rsid w:val="002E46DD"/>
    <w:rsid w:val="002E47D2"/>
    <w:rsid w:val="002E499D"/>
    <w:rsid w:val="002E4ACF"/>
    <w:rsid w:val="002E4D08"/>
    <w:rsid w:val="002E4EFD"/>
    <w:rsid w:val="002E4F8F"/>
    <w:rsid w:val="002E4FE9"/>
    <w:rsid w:val="002E5074"/>
    <w:rsid w:val="002E51B0"/>
    <w:rsid w:val="002E51B2"/>
    <w:rsid w:val="002E5276"/>
    <w:rsid w:val="002E52F5"/>
    <w:rsid w:val="002E539D"/>
    <w:rsid w:val="002E5477"/>
    <w:rsid w:val="002E5528"/>
    <w:rsid w:val="002E5626"/>
    <w:rsid w:val="002E565F"/>
    <w:rsid w:val="002E583C"/>
    <w:rsid w:val="002E5911"/>
    <w:rsid w:val="002E5A15"/>
    <w:rsid w:val="002E5A69"/>
    <w:rsid w:val="002E5B19"/>
    <w:rsid w:val="002E5B5C"/>
    <w:rsid w:val="002E5BC0"/>
    <w:rsid w:val="002E5C06"/>
    <w:rsid w:val="002E5DC2"/>
    <w:rsid w:val="002E5E01"/>
    <w:rsid w:val="002E5EC1"/>
    <w:rsid w:val="002E5F22"/>
    <w:rsid w:val="002E6173"/>
    <w:rsid w:val="002E61C8"/>
    <w:rsid w:val="002E639B"/>
    <w:rsid w:val="002E64DE"/>
    <w:rsid w:val="002E64E8"/>
    <w:rsid w:val="002E6581"/>
    <w:rsid w:val="002E65AE"/>
    <w:rsid w:val="002E65D5"/>
    <w:rsid w:val="002E66AE"/>
    <w:rsid w:val="002E679D"/>
    <w:rsid w:val="002E69AB"/>
    <w:rsid w:val="002E6AB8"/>
    <w:rsid w:val="002E6AC4"/>
    <w:rsid w:val="002E6B2E"/>
    <w:rsid w:val="002E6B5E"/>
    <w:rsid w:val="002E6C2E"/>
    <w:rsid w:val="002E6CA4"/>
    <w:rsid w:val="002E6F85"/>
    <w:rsid w:val="002E6FD0"/>
    <w:rsid w:val="002E7069"/>
    <w:rsid w:val="002E709A"/>
    <w:rsid w:val="002E7165"/>
    <w:rsid w:val="002E716F"/>
    <w:rsid w:val="002E71BB"/>
    <w:rsid w:val="002E78AD"/>
    <w:rsid w:val="002E797E"/>
    <w:rsid w:val="002E7A4F"/>
    <w:rsid w:val="002E7B7F"/>
    <w:rsid w:val="002E7BEA"/>
    <w:rsid w:val="002E7E2A"/>
    <w:rsid w:val="002E7E65"/>
    <w:rsid w:val="002E7EFD"/>
    <w:rsid w:val="002F001A"/>
    <w:rsid w:val="002F0062"/>
    <w:rsid w:val="002F0224"/>
    <w:rsid w:val="002F0348"/>
    <w:rsid w:val="002F03A1"/>
    <w:rsid w:val="002F03CE"/>
    <w:rsid w:val="002F0413"/>
    <w:rsid w:val="002F0520"/>
    <w:rsid w:val="002F05EB"/>
    <w:rsid w:val="002F0989"/>
    <w:rsid w:val="002F0E5F"/>
    <w:rsid w:val="002F0F7C"/>
    <w:rsid w:val="002F0F83"/>
    <w:rsid w:val="002F10E2"/>
    <w:rsid w:val="002F1184"/>
    <w:rsid w:val="002F11F4"/>
    <w:rsid w:val="002F12C3"/>
    <w:rsid w:val="002F12E1"/>
    <w:rsid w:val="002F137A"/>
    <w:rsid w:val="002F13BA"/>
    <w:rsid w:val="002F159D"/>
    <w:rsid w:val="002F16C1"/>
    <w:rsid w:val="002F17BE"/>
    <w:rsid w:val="002F17F4"/>
    <w:rsid w:val="002F1846"/>
    <w:rsid w:val="002F1864"/>
    <w:rsid w:val="002F1946"/>
    <w:rsid w:val="002F19F3"/>
    <w:rsid w:val="002F1CFF"/>
    <w:rsid w:val="002F1D33"/>
    <w:rsid w:val="002F207C"/>
    <w:rsid w:val="002F20AD"/>
    <w:rsid w:val="002F2155"/>
    <w:rsid w:val="002F21C6"/>
    <w:rsid w:val="002F2281"/>
    <w:rsid w:val="002F2353"/>
    <w:rsid w:val="002F257C"/>
    <w:rsid w:val="002F26E9"/>
    <w:rsid w:val="002F2B0E"/>
    <w:rsid w:val="002F2B56"/>
    <w:rsid w:val="002F2BE8"/>
    <w:rsid w:val="002F2C38"/>
    <w:rsid w:val="002F2E8C"/>
    <w:rsid w:val="002F2F05"/>
    <w:rsid w:val="002F30A0"/>
    <w:rsid w:val="002F3101"/>
    <w:rsid w:val="002F3141"/>
    <w:rsid w:val="002F3204"/>
    <w:rsid w:val="002F33BC"/>
    <w:rsid w:val="002F358D"/>
    <w:rsid w:val="002F378B"/>
    <w:rsid w:val="002F3820"/>
    <w:rsid w:val="002F3839"/>
    <w:rsid w:val="002F385B"/>
    <w:rsid w:val="002F39C1"/>
    <w:rsid w:val="002F3BFE"/>
    <w:rsid w:val="002F3C09"/>
    <w:rsid w:val="002F3D42"/>
    <w:rsid w:val="002F3D69"/>
    <w:rsid w:val="002F3E70"/>
    <w:rsid w:val="002F4131"/>
    <w:rsid w:val="002F4242"/>
    <w:rsid w:val="002F44AB"/>
    <w:rsid w:val="002F48A2"/>
    <w:rsid w:val="002F49F6"/>
    <w:rsid w:val="002F4B9B"/>
    <w:rsid w:val="002F4BD7"/>
    <w:rsid w:val="002F4DBF"/>
    <w:rsid w:val="002F5010"/>
    <w:rsid w:val="002F504D"/>
    <w:rsid w:val="002F50C8"/>
    <w:rsid w:val="002F5489"/>
    <w:rsid w:val="002F56BE"/>
    <w:rsid w:val="002F5772"/>
    <w:rsid w:val="002F580B"/>
    <w:rsid w:val="002F581C"/>
    <w:rsid w:val="002F5888"/>
    <w:rsid w:val="002F5974"/>
    <w:rsid w:val="002F59B1"/>
    <w:rsid w:val="002F5A07"/>
    <w:rsid w:val="002F5AAD"/>
    <w:rsid w:val="002F5B5B"/>
    <w:rsid w:val="002F5B8D"/>
    <w:rsid w:val="002F5BC1"/>
    <w:rsid w:val="002F5C42"/>
    <w:rsid w:val="002F5D8E"/>
    <w:rsid w:val="002F5E10"/>
    <w:rsid w:val="002F5E43"/>
    <w:rsid w:val="002F5F6A"/>
    <w:rsid w:val="002F6092"/>
    <w:rsid w:val="002F609E"/>
    <w:rsid w:val="002F61C1"/>
    <w:rsid w:val="002F6246"/>
    <w:rsid w:val="002F62A6"/>
    <w:rsid w:val="002F64D1"/>
    <w:rsid w:val="002F6612"/>
    <w:rsid w:val="002F6906"/>
    <w:rsid w:val="002F699F"/>
    <w:rsid w:val="002F6C78"/>
    <w:rsid w:val="002F6DC2"/>
    <w:rsid w:val="002F6E66"/>
    <w:rsid w:val="002F6EBF"/>
    <w:rsid w:val="002F6F65"/>
    <w:rsid w:val="002F6F7E"/>
    <w:rsid w:val="002F727B"/>
    <w:rsid w:val="002F73C9"/>
    <w:rsid w:val="002F745F"/>
    <w:rsid w:val="002F7548"/>
    <w:rsid w:val="002F7567"/>
    <w:rsid w:val="002F75D8"/>
    <w:rsid w:val="002F7650"/>
    <w:rsid w:val="002F7655"/>
    <w:rsid w:val="002F774C"/>
    <w:rsid w:val="002F7765"/>
    <w:rsid w:val="002F776A"/>
    <w:rsid w:val="002F7854"/>
    <w:rsid w:val="002F7897"/>
    <w:rsid w:val="002F7932"/>
    <w:rsid w:val="002F7A31"/>
    <w:rsid w:val="002F7AD6"/>
    <w:rsid w:val="002F7B53"/>
    <w:rsid w:val="002F7CC2"/>
    <w:rsid w:val="002F7F47"/>
    <w:rsid w:val="00300141"/>
    <w:rsid w:val="003001C7"/>
    <w:rsid w:val="00300283"/>
    <w:rsid w:val="003002CF"/>
    <w:rsid w:val="00300319"/>
    <w:rsid w:val="003003D1"/>
    <w:rsid w:val="003003E0"/>
    <w:rsid w:val="00300422"/>
    <w:rsid w:val="00300431"/>
    <w:rsid w:val="003005FF"/>
    <w:rsid w:val="0030064B"/>
    <w:rsid w:val="003007BE"/>
    <w:rsid w:val="0030085D"/>
    <w:rsid w:val="003008A3"/>
    <w:rsid w:val="003008A8"/>
    <w:rsid w:val="00300913"/>
    <w:rsid w:val="00300B01"/>
    <w:rsid w:val="00300BE2"/>
    <w:rsid w:val="00300D5B"/>
    <w:rsid w:val="00300D83"/>
    <w:rsid w:val="00300D87"/>
    <w:rsid w:val="003011CE"/>
    <w:rsid w:val="00301346"/>
    <w:rsid w:val="0030142E"/>
    <w:rsid w:val="003015A1"/>
    <w:rsid w:val="0030161B"/>
    <w:rsid w:val="00301705"/>
    <w:rsid w:val="00301721"/>
    <w:rsid w:val="003017DF"/>
    <w:rsid w:val="0030182F"/>
    <w:rsid w:val="00301920"/>
    <w:rsid w:val="00301957"/>
    <w:rsid w:val="00301995"/>
    <w:rsid w:val="00301A13"/>
    <w:rsid w:val="00301AAE"/>
    <w:rsid w:val="00301ADB"/>
    <w:rsid w:val="00301B5C"/>
    <w:rsid w:val="00301CDA"/>
    <w:rsid w:val="0030208E"/>
    <w:rsid w:val="00302095"/>
    <w:rsid w:val="00302131"/>
    <w:rsid w:val="00302154"/>
    <w:rsid w:val="003021D9"/>
    <w:rsid w:val="00302225"/>
    <w:rsid w:val="0030222A"/>
    <w:rsid w:val="00302276"/>
    <w:rsid w:val="003022EC"/>
    <w:rsid w:val="00302306"/>
    <w:rsid w:val="003023D5"/>
    <w:rsid w:val="003024FA"/>
    <w:rsid w:val="0030253D"/>
    <w:rsid w:val="0030256C"/>
    <w:rsid w:val="0030267F"/>
    <w:rsid w:val="003027E8"/>
    <w:rsid w:val="00302822"/>
    <w:rsid w:val="00302825"/>
    <w:rsid w:val="00302B9D"/>
    <w:rsid w:val="00302BE1"/>
    <w:rsid w:val="0030317C"/>
    <w:rsid w:val="003031D6"/>
    <w:rsid w:val="0030327C"/>
    <w:rsid w:val="00303433"/>
    <w:rsid w:val="003035A5"/>
    <w:rsid w:val="003035F9"/>
    <w:rsid w:val="00303625"/>
    <w:rsid w:val="00303688"/>
    <w:rsid w:val="00303938"/>
    <w:rsid w:val="0030393E"/>
    <w:rsid w:val="003039B0"/>
    <w:rsid w:val="00303AA6"/>
    <w:rsid w:val="00303ADE"/>
    <w:rsid w:val="00303B5C"/>
    <w:rsid w:val="00303D50"/>
    <w:rsid w:val="00303FDD"/>
    <w:rsid w:val="00303FFB"/>
    <w:rsid w:val="0030417C"/>
    <w:rsid w:val="00304333"/>
    <w:rsid w:val="0030443D"/>
    <w:rsid w:val="00304460"/>
    <w:rsid w:val="00304490"/>
    <w:rsid w:val="0030449E"/>
    <w:rsid w:val="0030462B"/>
    <w:rsid w:val="00304AA3"/>
    <w:rsid w:val="00304ABC"/>
    <w:rsid w:val="00304B24"/>
    <w:rsid w:val="00304C01"/>
    <w:rsid w:val="00304C70"/>
    <w:rsid w:val="00304CA2"/>
    <w:rsid w:val="00304DC7"/>
    <w:rsid w:val="00305058"/>
    <w:rsid w:val="0030509A"/>
    <w:rsid w:val="003054A2"/>
    <w:rsid w:val="003055C4"/>
    <w:rsid w:val="003058AD"/>
    <w:rsid w:val="00305980"/>
    <w:rsid w:val="00305AE3"/>
    <w:rsid w:val="00305AFE"/>
    <w:rsid w:val="00305B40"/>
    <w:rsid w:val="00305BDA"/>
    <w:rsid w:val="00305BF4"/>
    <w:rsid w:val="00305DF6"/>
    <w:rsid w:val="00305EDA"/>
    <w:rsid w:val="0030612F"/>
    <w:rsid w:val="003061BD"/>
    <w:rsid w:val="00306541"/>
    <w:rsid w:val="003065AF"/>
    <w:rsid w:val="00306600"/>
    <w:rsid w:val="0030671B"/>
    <w:rsid w:val="00306878"/>
    <w:rsid w:val="003069B6"/>
    <w:rsid w:val="003069DA"/>
    <w:rsid w:val="00306A1F"/>
    <w:rsid w:val="00306BA0"/>
    <w:rsid w:val="00306E40"/>
    <w:rsid w:val="00306F5B"/>
    <w:rsid w:val="00306FEA"/>
    <w:rsid w:val="0030704F"/>
    <w:rsid w:val="003073E6"/>
    <w:rsid w:val="00307491"/>
    <w:rsid w:val="00307603"/>
    <w:rsid w:val="00307607"/>
    <w:rsid w:val="00307736"/>
    <w:rsid w:val="003078CD"/>
    <w:rsid w:val="00307922"/>
    <w:rsid w:val="003079BE"/>
    <w:rsid w:val="003079C2"/>
    <w:rsid w:val="003079E6"/>
    <w:rsid w:val="003079F5"/>
    <w:rsid w:val="00307A3F"/>
    <w:rsid w:val="00307CC3"/>
    <w:rsid w:val="00307D03"/>
    <w:rsid w:val="00307FB1"/>
    <w:rsid w:val="00310161"/>
    <w:rsid w:val="0031033F"/>
    <w:rsid w:val="00310555"/>
    <w:rsid w:val="00310837"/>
    <w:rsid w:val="003108F0"/>
    <w:rsid w:val="003109EF"/>
    <w:rsid w:val="00310A48"/>
    <w:rsid w:val="00310A63"/>
    <w:rsid w:val="00310E27"/>
    <w:rsid w:val="00310E9D"/>
    <w:rsid w:val="00310FBC"/>
    <w:rsid w:val="00311072"/>
    <w:rsid w:val="003110AB"/>
    <w:rsid w:val="0031115C"/>
    <w:rsid w:val="00311179"/>
    <w:rsid w:val="0031129D"/>
    <w:rsid w:val="00311359"/>
    <w:rsid w:val="00311376"/>
    <w:rsid w:val="00311418"/>
    <w:rsid w:val="0031145B"/>
    <w:rsid w:val="00311482"/>
    <w:rsid w:val="00311554"/>
    <w:rsid w:val="003115AD"/>
    <w:rsid w:val="003118F0"/>
    <w:rsid w:val="00311963"/>
    <w:rsid w:val="003119CC"/>
    <w:rsid w:val="00311BD5"/>
    <w:rsid w:val="00311C80"/>
    <w:rsid w:val="00311D9F"/>
    <w:rsid w:val="00311EB9"/>
    <w:rsid w:val="00311F72"/>
    <w:rsid w:val="003120DF"/>
    <w:rsid w:val="0031214E"/>
    <w:rsid w:val="0031239C"/>
    <w:rsid w:val="003123B2"/>
    <w:rsid w:val="00312525"/>
    <w:rsid w:val="00312608"/>
    <w:rsid w:val="0031265E"/>
    <w:rsid w:val="003127D7"/>
    <w:rsid w:val="00312917"/>
    <w:rsid w:val="00312B04"/>
    <w:rsid w:val="00312BD1"/>
    <w:rsid w:val="00312F31"/>
    <w:rsid w:val="00312FCC"/>
    <w:rsid w:val="003131F8"/>
    <w:rsid w:val="0031327B"/>
    <w:rsid w:val="003134B2"/>
    <w:rsid w:val="003134D1"/>
    <w:rsid w:val="00313786"/>
    <w:rsid w:val="0031397F"/>
    <w:rsid w:val="00313A8A"/>
    <w:rsid w:val="00313CAF"/>
    <w:rsid w:val="00313E6C"/>
    <w:rsid w:val="00313FBF"/>
    <w:rsid w:val="003140EA"/>
    <w:rsid w:val="00314373"/>
    <w:rsid w:val="003145FA"/>
    <w:rsid w:val="003149A6"/>
    <w:rsid w:val="00314A09"/>
    <w:rsid w:val="00314A12"/>
    <w:rsid w:val="00314A39"/>
    <w:rsid w:val="00314A83"/>
    <w:rsid w:val="00314B2E"/>
    <w:rsid w:val="00314BE7"/>
    <w:rsid w:val="00314C8F"/>
    <w:rsid w:val="00314CA9"/>
    <w:rsid w:val="00314D5C"/>
    <w:rsid w:val="00314E99"/>
    <w:rsid w:val="00315094"/>
    <w:rsid w:val="00315254"/>
    <w:rsid w:val="00315259"/>
    <w:rsid w:val="0031544A"/>
    <w:rsid w:val="0031547B"/>
    <w:rsid w:val="0031550C"/>
    <w:rsid w:val="00315536"/>
    <w:rsid w:val="003156A3"/>
    <w:rsid w:val="003156AD"/>
    <w:rsid w:val="003156B0"/>
    <w:rsid w:val="00315749"/>
    <w:rsid w:val="003157A2"/>
    <w:rsid w:val="00315815"/>
    <w:rsid w:val="00315914"/>
    <w:rsid w:val="003159A0"/>
    <w:rsid w:val="00315A2A"/>
    <w:rsid w:val="00315BF9"/>
    <w:rsid w:val="00315D91"/>
    <w:rsid w:val="003160BD"/>
    <w:rsid w:val="0031680B"/>
    <w:rsid w:val="003169D3"/>
    <w:rsid w:val="00316A31"/>
    <w:rsid w:val="00316AA6"/>
    <w:rsid w:val="00316AD5"/>
    <w:rsid w:val="00316B83"/>
    <w:rsid w:val="00316C60"/>
    <w:rsid w:val="00316CED"/>
    <w:rsid w:val="00316DFC"/>
    <w:rsid w:val="00316F0B"/>
    <w:rsid w:val="00317002"/>
    <w:rsid w:val="0031718D"/>
    <w:rsid w:val="003171EE"/>
    <w:rsid w:val="00317353"/>
    <w:rsid w:val="00317368"/>
    <w:rsid w:val="003173A6"/>
    <w:rsid w:val="0031745A"/>
    <w:rsid w:val="00317525"/>
    <w:rsid w:val="00317690"/>
    <w:rsid w:val="003176F8"/>
    <w:rsid w:val="003178B6"/>
    <w:rsid w:val="00317962"/>
    <w:rsid w:val="0031798B"/>
    <w:rsid w:val="003179A5"/>
    <w:rsid w:val="00317C87"/>
    <w:rsid w:val="00317E00"/>
    <w:rsid w:val="00317E79"/>
    <w:rsid w:val="003200B6"/>
    <w:rsid w:val="003200BF"/>
    <w:rsid w:val="003200DC"/>
    <w:rsid w:val="00320281"/>
    <w:rsid w:val="003202F2"/>
    <w:rsid w:val="00320307"/>
    <w:rsid w:val="00320462"/>
    <w:rsid w:val="003204EC"/>
    <w:rsid w:val="0032068E"/>
    <w:rsid w:val="0032068F"/>
    <w:rsid w:val="003206CB"/>
    <w:rsid w:val="0032072F"/>
    <w:rsid w:val="00320790"/>
    <w:rsid w:val="00320D1D"/>
    <w:rsid w:val="00320D99"/>
    <w:rsid w:val="00320E2E"/>
    <w:rsid w:val="0032118E"/>
    <w:rsid w:val="0032135F"/>
    <w:rsid w:val="003214F4"/>
    <w:rsid w:val="003215EC"/>
    <w:rsid w:val="003215F9"/>
    <w:rsid w:val="003216F6"/>
    <w:rsid w:val="0032170D"/>
    <w:rsid w:val="003217AA"/>
    <w:rsid w:val="0032197A"/>
    <w:rsid w:val="00321C3C"/>
    <w:rsid w:val="00321E19"/>
    <w:rsid w:val="00321E20"/>
    <w:rsid w:val="00321EA5"/>
    <w:rsid w:val="00322084"/>
    <w:rsid w:val="003220D2"/>
    <w:rsid w:val="00322159"/>
    <w:rsid w:val="003223C3"/>
    <w:rsid w:val="003225FE"/>
    <w:rsid w:val="00322666"/>
    <w:rsid w:val="00322811"/>
    <w:rsid w:val="003229F9"/>
    <w:rsid w:val="00322ADF"/>
    <w:rsid w:val="00322C10"/>
    <w:rsid w:val="00322D5A"/>
    <w:rsid w:val="00322D70"/>
    <w:rsid w:val="00322DE2"/>
    <w:rsid w:val="00323008"/>
    <w:rsid w:val="00323167"/>
    <w:rsid w:val="0032320A"/>
    <w:rsid w:val="00323248"/>
    <w:rsid w:val="00323296"/>
    <w:rsid w:val="00323434"/>
    <w:rsid w:val="00323615"/>
    <w:rsid w:val="0032362D"/>
    <w:rsid w:val="0032369E"/>
    <w:rsid w:val="00323724"/>
    <w:rsid w:val="00323735"/>
    <w:rsid w:val="00323A0A"/>
    <w:rsid w:val="00323A1B"/>
    <w:rsid w:val="00323AA4"/>
    <w:rsid w:val="00323AED"/>
    <w:rsid w:val="00323D0A"/>
    <w:rsid w:val="00323D8A"/>
    <w:rsid w:val="00324166"/>
    <w:rsid w:val="003241AC"/>
    <w:rsid w:val="0032422E"/>
    <w:rsid w:val="0032457A"/>
    <w:rsid w:val="00324629"/>
    <w:rsid w:val="003247DD"/>
    <w:rsid w:val="003248B2"/>
    <w:rsid w:val="003248BA"/>
    <w:rsid w:val="003249A4"/>
    <w:rsid w:val="003249E2"/>
    <w:rsid w:val="00324A05"/>
    <w:rsid w:val="00324A7A"/>
    <w:rsid w:val="00324ABC"/>
    <w:rsid w:val="00324B0A"/>
    <w:rsid w:val="00324B0E"/>
    <w:rsid w:val="00324EC9"/>
    <w:rsid w:val="00324F81"/>
    <w:rsid w:val="0032500D"/>
    <w:rsid w:val="00325096"/>
    <w:rsid w:val="0032513B"/>
    <w:rsid w:val="0032524B"/>
    <w:rsid w:val="00325439"/>
    <w:rsid w:val="00325467"/>
    <w:rsid w:val="00325ACC"/>
    <w:rsid w:val="00325B19"/>
    <w:rsid w:val="00325C2D"/>
    <w:rsid w:val="00325D31"/>
    <w:rsid w:val="00325F28"/>
    <w:rsid w:val="00326097"/>
    <w:rsid w:val="003260C9"/>
    <w:rsid w:val="00326165"/>
    <w:rsid w:val="0032662C"/>
    <w:rsid w:val="0032669D"/>
    <w:rsid w:val="00326A65"/>
    <w:rsid w:val="00326AF8"/>
    <w:rsid w:val="00326B94"/>
    <w:rsid w:val="00326C91"/>
    <w:rsid w:val="00326D4A"/>
    <w:rsid w:val="00326E79"/>
    <w:rsid w:val="00326E91"/>
    <w:rsid w:val="00326F23"/>
    <w:rsid w:val="0032723D"/>
    <w:rsid w:val="0032723E"/>
    <w:rsid w:val="0032745D"/>
    <w:rsid w:val="003274A2"/>
    <w:rsid w:val="003275AA"/>
    <w:rsid w:val="00327855"/>
    <w:rsid w:val="00327A72"/>
    <w:rsid w:val="00327AA1"/>
    <w:rsid w:val="00327AC5"/>
    <w:rsid w:val="00327BA2"/>
    <w:rsid w:val="00327C00"/>
    <w:rsid w:val="00327C31"/>
    <w:rsid w:val="00327C9C"/>
    <w:rsid w:val="00327D7D"/>
    <w:rsid w:val="00327E48"/>
    <w:rsid w:val="00327F59"/>
    <w:rsid w:val="00327F5F"/>
    <w:rsid w:val="00327FED"/>
    <w:rsid w:val="00330109"/>
    <w:rsid w:val="00330314"/>
    <w:rsid w:val="0033043E"/>
    <w:rsid w:val="0033049A"/>
    <w:rsid w:val="003304CC"/>
    <w:rsid w:val="0033055C"/>
    <w:rsid w:val="00330A4B"/>
    <w:rsid w:val="00330C28"/>
    <w:rsid w:val="00330DF5"/>
    <w:rsid w:val="0033104B"/>
    <w:rsid w:val="00331054"/>
    <w:rsid w:val="003310CE"/>
    <w:rsid w:val="003312BF"/>
    <w:rsid w:val="003313B2"/>
    <w:rsid w:val="003313BA"/>
    <w:rsid w:val="00331570"/>
    <w:rsid w:val="0033171E"/>
    <w:rsid w:val="00331890"/>
    <w:rsid w:val="003318A2"/>
    <w:rsid w:val="0033199B"/>
    <w:rsid w:val="003319C3"/>
    <w:rsid w:val="00331AAF"/>
    <w:rsid w:val="00331B34"/>
    <w:rsid w:val="00331B94"/>
    <w:rsid w:val="00331D93"/>
    <w:rsid w:val="00331E40"/>
    <w:rsid w:val="00332126"/>
    <w:rsid w:val="00332349"/>
    <w:rsid w:val="00332376"/>
    <w:rsid w:val="0033240C"/>
    <w:rsid w:val="003326B6"/>
    <w:rsid w:val="00332899"/>
    <w:rsid w:val="003329A8"/>
    <w:rsid w:val="00332AE3"/>
    <w:rsid w:val="00332BE0"/>
    <w:rsid w:val="00332D48"/>
    <w:rsid w:val="00332DB7"/>
    <w:rsid w:val="003333DA"/>
    <w:rsid w:val="003335BE"/>
    <w:rsid w:val="003335BF"/>
    <w:rsid w:val="003335C1"/>
    <w:rsid w:val="003337D8"/>
    <w:rsid w:val="00333995"/>
    <w:rsid w:val="00333C04"/>
    <w:rsid w:val="00333CE6"/>
    <w:rsid w:val="00333CF8"/>
    <w:rsid w:val="00333E09"/>
    <w:rsid w:val="00333F07"/>
    <w:rsid w:val="00334015"/>
    <w:rsid w:val="003340A7"/>
    <w:rsid w:val="003340FE"/>
    <w:rsid w:val="00334207"/>
    <w:rsid w:val="0033429D"/>
    <w:rsid w:val="00334302"/>
    <w:rsid w:val="00334400"/>
    <w:rsid w:val="003344C9"/>
    <w:rsid w:val="003344F4"/>
    <w:rsid w:val="003345CA"/>
    <w:rsid w:val="0033471C"/>
    <w:rsid w:val="00334776"/>
    <w:rsid w:val="003347E2"/>
    <w:rsid w:val="00334899"/>
    <w:rsid w:val="0033493D"/>
    <w:rsid w:val="003349AA"/>
    <w:rsid w:val="00334D82"/>
    <w:rsid w:val="00334E97"/>
    <w:rsid w:val="00334F94"/>
    <w:rsid w:val="00335361"/>
    <w:rsid w:val="00335519"/>
    <w:rsid w:val="003355A3"/>
    <w:rsid w:val="003355BE"/>
    <w:rsid w:val="003355D3"/>
    <w:rsid w:val="0033581B"/>
    <w:rsid w:val="0033596D"/>
    <w:rsid w:val="00335A21"/>
    <w:rsid w:val="00335B2C"/>
    <w:rsid w:val="00335CF3"/>
    <w:rsid w:val="00335D71"/>
    <w:rsid w:val="00335F3B"/>
    <w:rsid w:val="00335F7C"/>
    <w:rsid w:val="00336162"/>
    <w:rsid w:val="003362A8"/>
    <w:rsid w:val="003362B2"/>
    <w:rsid w:val="00336356"/>
    <w:rsid w:val="00336365"/>
    <w:rsid w:val="0033649C"/>
    <w:rsid w:val="00336616"/>
    <w:rsid w:val="00336796"/>
    <w:rsid w:val="0033690F"/>
    <w:rsid w:val="00336AE5"/>
    <w:rsid w:val="00336B34"/>
    <w:rsid w:val="00336C11"/>
    <w:rsid w:val="00336E57"/>
    <w:rsid w:val="00336E87"/>
    <w:rsid w:val="00336F8B"/>
    <w:rsid w:val="00336FC6"/>
    <w:rsid w:val="003370AB"/>
    <w:rsid w:val="00337283"/>
    <w:rsid w:val="0033739F"/>
    <w:rsid w:val="00337418"/>
    <w:rsid w:val="0033752A"/>
    <w:rsid w:val="00337590"/>
    <w:rsid w:val="003375E7"/>
    <w:rsid w:val="00337715"/>
    <w:rsid w:val="003377AA"/>
    <w:rsid w:val="0033786B"/>
    <w:rsid w:val="00337A3F"/>
    <w:rsid w:val="00337ADA"/>
    <w:rsid w:val="00337B72"/>
    <w:rsid w:val="00337B85"/>
    <w:rsid w:val="00337CEC"/>
    <w:rsid w:val="00337D80"/>
    <w:rsid w:val="00337F2F"/>
    <w:rsid w:val="00337F9E"/>
    <w:rsid w:val="00337FA6"/>
    <w:rsid w:val="003400C9"/>
    <w:rsid w:val="003400F6"/>
    <w:rsid w:val="003401EF"/>
    <w:rsid w:val="00340625"/>
    <w:rsid w:val="00340830"/>
    <w:rsid w:val="00340AAE"/>
    <w:rsid w:val="00340C4C"/>
    <w:rsid w:val="00340F5F"/>
    <w:rsid w:val="0034109A"/>
    <w:rsid w:val="0034119C"/>
    <w:rsid w:val="003411E0"/>
    <w:rsid w:val="0034164A"/>
    <w:rsid w:val="003416E9"/>
    <w:rsid w:val="003417A4"/>
    <w:rsid w:val="00341A6A"/>
    <w:rsid w:val="00341E0F"/>
    <w:rsid w:val="003422B0"/>
    <w:rsid w:val="0034230C"/>
    <w:rsid w:val="003424AB"/>
    <w:rsid w:val="003425CC"/>
    <w:rsid w:val="003426D4"/>
    <w:rsid w:val="0034284C"/>
    <w:rsid w:val="00342892"/>
    <w:rsid w:val="0034292C"/>
    <w:rsid w:val="0034295D"/>
    <w:rsid w:val="00342A11"/>
    <w:rsid w:val="00342A35"/>
    <w:rsid w:val="00342A54"/>
    <w:rsid w:val="00342CD4"/>
    <w:rsid w:val="00342DBB"/>
    <w:rsid w:val="00342DD9"/>
    <w:rsid w:val="00342E5D"/>
    <w:rsid w:val="00342FD7"/>
    <w:rsid w:val="00343195"/>
    <w:rsid w:val="00343259"/>
    <w:rsid w:val="00343266"/>
    <w:rsid w:val="00343273"/>
    <w:rsid w:val="00343399"/>
    <w:rsid w:val="003433B4"/>
    <w:rsid w:val="0034374A"/>
    <w:rsid w:val="003437AA"/>
    <w:rsid w:val="003437B6"/>
    <w:rsid w:val="00343820"/>
    <w:rsid w:val="00343C2A"/>
    <w:rsid w:val="00343C95"/>
    <w:rsid w:val="00343E89"/>
    <w:rsid w:val="00343F0A"/>
    <w:rsid w:val="003440BF"/>
    <w:rsid w:val="0034411D"/>
    <w:rsid w:val="003443F4"/>
    <w:rsid w:val="003445A0"/>
    <w:rsid w:val="003445A3"/>
    <w:rsid w:val="003448A5"/>
    <w:rsid w:val="003448BB"/>
    <w:rsid w:val="00344AFE"/>
    <w:rsid w:val="00344B89"/>
    <w:rsid w:val="00344C1C"/>
    <w:rsid w:val="00344CEB"/>
    <w:rsid w:val="00344CFD"/>
    <w:rsid w:val="00344F09"/>
    <w:rsid w:val="00344FFD"/>
    <w:rsid w:val="00345156"/>
    <w:rsid w:val="003451AF"/>
    <w:rsid w:val="0034524F"/>
    <w:rsid w:val="00345320"/>
    <w:rsid w:val="003454B8"/>
    <w:rsid w:val="003454EB"/>
    <w:rsid w:val="00345562"/>
    <w:rsid w:val="00345582"/>
    <w:rsid w:val="003455F7"/>
    <w:rsid w:val="003456D2"/>
    <w:rsid w:val="00345701"/>
    <w:rsid w:val="00345793"/>
    <w:rsid w:val="0034589B"/>
    <w:rsid w:val="0034593B"/>
    <w:rsid w:val="003459E0"/>
    <w:rsid w:val="00345EB0"/>
    <w:rsid w:val="00345FDF"/>
    <w:rsid w:val="0034611B"/>
    <w:rsid w:val="0034627B"/>
    <w:rsid w:val="00346369"/>
    <w:rsid w:val="003465C1"/>
    <w:rsid w:val="00346767"/>
    <w:rsid w:val="00346778"/>
    <w:rsid w:val="00346831"/>
    <w:rsid w:val="00346A72"/>
    <w:rsid w:val="00346A7F"/>
    <w:rsid w:val="00346C73"/>
    <w:rsid w:val="00346CCC"/>
    <w:rsid w:val="00346CE7"/>
    <w:rsid w:val="00346DB2"/>
    <w:rsid w:val="00346E54"/>
    <w:rsid w:val="00346FA3"/>
    <w:rsid w:val="00346FD0"/>
    <w:rsid w:val="00347093"/>
    <w:rsid w:val="003471D6"/>
    <w:rsid w:val="00347259"/>
    <w:rsid w:val="00347493"/>
    <w:rsid w:val="0034769B"/>
    <w:rsid w:val="003477DB"/>
    <w:rsid w:val="00347A1C"/>
    <w:rsid w:val="00347CEE"/>
    <w:rsid w:val="00347D35"/>
    <w:rsid w:val="00347D3B"/>
    <w:rsid w:val="00347E8F"/>
    <w:rsid w:val="00347EAB"/>
    <w:rsid w:val="00347FB3"/>
    <w:rsid w:val="00347FFE"/>
    <w:rsid w:val="00350159"/>
    <w:rsid w:val="00350268"/>
    <w:rsid w:val="00350294"/>
    <w:rsid w:val="00350370"/>
    <w:rsid w:val="00350547"/>
    <w:rsid w:val="003506E4"/>
    <w:rsid w:val="00350728"/>
    <w:rsid w:val="003507E4"/>
    <w:rsid w:val="00350925"/>
    <w:rsid w:val="00350AC7"/>
    <w:rsid w:val="00350B3F"/>
    <w:rsid w:val="00350B86"/>
    <w:rsid w:val="00350C35"/>
    <w:rsid w:val="00350EDD"/>
    <w:rsid w:val="003510F5"/>
    <w:rsid w:val="00351160"/>
    <w:rsid w:val="00351249"/>
    <w:rsid w:val="00351344"/>
    <w:rsid w:val="00351380"/>
    <w:rsid w:val="003513B3"/>
    <w:rsid w:val="003514E8"/>
    <w:rsid w:val="0035151B"/>
    <w:rsid w:val="00351563"/>
    <w:rsid w:val="0035157D"/>
    <w:rsid w:val="003515F7"/>
    <w:rsid w:val="00351704"/>
    <w:rsid w:val="0035185E"/>
    <w:rsid w:val="003519E7"/>
    <w:rsid w:val="00351E05"/>
    <w:rsid w:val="00351F53"/>
    <w:rsid w:val="003520A9"/>
    <w:rsid w:val="0035210F"/>
    <w:rsid w:val="00352135"/>
    <w:rsid w:val="00352440"/>
    <w:rsid w:val="003524FB"/>
    <w:rsid w:val="0035257C"/>
    <w:rsid w:val="00352581"/>
    <w:rsid w:val="0035258E"/>
    <w:rsid w:val="003525F2"/>
    <w:rsid w:val="00352769"/>
    <w:rsid w:val="0035284C"/>
    <w:rsid w:val="0035289A"/>
    <w:rsid w:val="00352980"/>
    <w:rsid w:val="0035299A"/>
    <w:rsid w:val="0035299F"/>
    <w:rsid w:val="00352A78"/>
    <w:rsid w:val="00352C76"/>
    <w:rsid w:val="00352D63"/>
    <w:rsid w:val="00352E46"/>
    <w:rsid w:val="00352E75"/>
    <w:rsid w:val="00352FE4"/>
    <w:rsid w:val="003530F1"/>
    <w:rsid w:val="00353261"/>
    <w:rsid w:val="0035332C"/>
    <w:rsid w:val="0035334B"/>
    <w:rsid w:val="003533B8"/>
    <w:rsid w:val="00353422"/>
    <w:rsid w:val="00353434"/>
    <w:rsid w:val="0035354A"/>
    <w:rsid w:val="003535B4"/>
    <w:rsid w:val="00353655"/>
    <w:rsid w:val="003536F3"/>
    <w:rsid w:val="003539C1"/>
    <w:rsid w:val="00353AC7"/>
    <w:rsid w:val="00353B6B"/>
    <w:rsid w:val="00353BAE"/>
    <w:rsid w:val="00353BC5"/>
    <w:rsid w:val="00353C31"/>
    <w:rsid w:val="00353E3C"/>
    <w:rsid w:val="00353EE1"/>
    <w:rsid w:val="00353F29"/>
    <w:rsid w:val="00353F3F"/>
    <w:rsid w:val="003548A4"/>
    <w:rsid w:val="003548C6"/>
    <w:rsid w:val="00354B31"/>
    <w:rsid w:val="00354B82"/>
    <w:rsid w:val="00354B95"/>
    <w:rsid w:val="00354C8D"/>
    <w:rsid w:val="00354CA0"/>
    <w:rsid w:val="00354E3F"/>
    <w:rsid w:val="00354E92"/>
    <w:rsid w:val="00355117"/>
    <w:rsid w:val="00355398"/>
    <w:rsid w:val="0035539D"/>
    <w:rsid w:val="0035547A"/>
    <w:rsid w:val="0035557E"/>
    <w:rsid w:val="003555F5"/>
    <w:rsid w:val="00355B54"/>
    <w:rsid w:val="00355C68"/>
    <w:rsid w:val="00355ED8"/>
    <w:rsid w:val="00355F7E"/>
    <w:rsid w:val="00355FDE"/>
    <w:rsid w:val="0035602F"/>
    <w:rsid w:val="0035608D"/>
    <w:rsid w:val="00356097"/>
    <w:rsid w:val="003561D0"/>
    <w:rsid w:val="0035626C"/>
    <w:rsid w:val="00356930"/>
    <w:rsid w:val="00356943"/>
    <w:rsid w:val="00356A94"/>
    <w:rsid w:val="00356AFC"/>
    <w:rsid w:val="00356B3E"/>
    <w:rsid w:val="00356D01"/>
    <w:rsid w:val="00356D02"/>
    <w:rsid w:val="00356DCA"/>
    <w:rsid w:val="00356E54"/>
    <w:rsid w:val="00356EB3"/>
    <w:rsid w:val="0035702F"/>
    <w:rsid w:val="00357256"/>
    <w:rsid w:val="003573DA"/>
    <w:rsid w:val="003573E4"/>
    <w:rsid w:val="00357448"/>
    <w:rsid w:val="00357565"/>
    <w:rsid w:val="00357753"/>
    <w:rsid w:val="00357823"/>
    <w:rsid w:val="003578F3"/>
    <w:rsid w:val="00357CFA"/>
    <w:rsid w:val="00357E6C"/>
    <w:rsid w:val="00357F89"/>
    <w:rsid w:val="0036003D"/>
    <w:rsid w:val="003600DC"/>
    <w:rsid w:val="0036017B"/>
    <w:rsid w:val="003601C1"/>
    <w:rsid w:val="003602EC"/>
    <w:rsid w:val="00360402"/>
    <w:rsid w:val="003604A0"/>
    <w:rsid w:val="00360524"/>
    <w:rsid w:val="003607E0"/>
    <w:rsid w:val="00360B5D"/>
    <w:rsid w:val="00360C3D"/>
    <w:rsid w:val="00360EAE"/>
    <w:rsid w:val="00361050"/>
    <w:rsid w:val="0036109F"/>
    <w:rsid w:val="00361121"/>
    <w:rsid w:val="003612C5"/>
    <w:rsid w:val="003612E9"/>
    <w:rsid w:val="0036137F"/>
    <w:rsid w:val="003613DF"/>
    <w:rsid w:val="00361677"/>
    <w:rsid w:val="00361697"/>
    <w:rsid w:val="003616E5"/>
    <w:rsid w:val="0036180F"/>
    <w:rsid w:val="0036181B"/>
    <w:rsid w:val="00361C4B"/>
    <w:rsid w:val="00361C69"/>
    <w:rsid w:val="00361D4C"/>
    <w:rsid w:val="00361DF1"/>
    <w:rsid w:val="00361F14"/>
    <w:rsid w:val="00362080"/>
    <w:rsid w:val="003621C3"/>
    <w:rsid w:val="00362225"/>
    <w:rsid w:val="0036243A"/>
    <w:rsid w:val="003624F9"/>
    <w:rsid w:val="003625A1"/>
    <w:rsid w:val="0036265F"/>
    <w:rsid w:val="003626AB"/>
    <w:rsid w:val="0036285C"/>
    <w:rsid w:val="0036287E"/>
    <w:rsid w:val="003629F8"/>
    <w:rsid w:val="00362C5D"/>
    <w:rsid w:val="00362D3F"/>
    <w:rsid w:val="00362DA4"/>
    <w:rsid w:val="00362DEF"/>
    <w:rsid w:val="00362ECD"/>
    <w:rsid w:val="00362F79"/>
    <w:rsid w:val="00362FD0"/>
    <w:rsid w:val="00362FF5"/>
    <w:rsid w:val="0036315D"/>
    <w:rsid w:val="00363231"/>
    <w:rsid w:val="00363322"/>
    <w:rsid w:val="003634A3"/>
    <w:rsid w:val="003635FE"/>
    <w:rsid w:val="0036363C"/>
    <w:rsid w:val="00363688"/>
    <w:rsid w:val="00363897"/>
    <w:rsid w:val="0036393E"/>
    <w:rsid w:val="00363A21"/>
    <w:rsid w:val="00363B4F"/>
    <w:rsid w:val="00363CAD"/>
    <w:rsid w:val="00363E2C"/>
    <w:rsid w:val="00364071"/>
    <w:rsid w:val="003640D3"/>
    <w:rsid w:val="0036421A"/>
    <w:rsid w:val="00364372"/>
    <w:rsid w:val="00364780"/>
    <w:rsid w:val="003649CE"/>
    <w:rsid w:val="00364A5A"/>
    <w:rsid w:val="00364AD0"/>
    <w:rsid w:val="00364C00"/>
    <w:rsid w:val="00364CF5"/>
    <w:rsid w:val="00364D73"/>
    <w:rsid w:val="00364DBA"/>
    <w:rsid w:val="00364E20"/>
    <w:rsid w:val="00365030"/>
    <w:rsid w:val="003650C8"/>
    <w:rsid w:val="003650FB"/>
    <w:rsid w:val="00365202"/>
    <w:rsid w:val="00365286"/>
    <w:rsid w:val="00365484"/>
    <w:rsid w:val="003654CA"/>
    <w:rsid w:val="00365527"/>
    <w:rsid w:val="00365536"/>
    <w:rsid w:val="0036567A"/>
    <w:rsid w:val="003656DD"/>
    <w:rsid w:val="00365705"/>
    <w:rsid w:val="00365793"/>
    <w:rsid w:val="003657D4"/>
    <w:rsid w:val="00365A81"/>
    <w:rsid w:val="00365BAA"/>
    <w:rsid w:val="00365E9B"/>
    <w:rsid w:val="00366048"/>
    <w:rsid w:val="0036610F"/>
    <w:rsid w:val="0036618F"/>
    <w:rsid w:val="00366197"/>
    <w:rsid w:val="00366370"/>
    <w:rsid w:val="00366412"/>
    <w:rsid w:val="00366584"/>
    <w:rsid w:val="00366834"/>
    <w:rsid w:val="003668E7"/>
    <w:rsid w:val="00366AA0"/>
    <w:rsid w:val="00366B6B"/>
    <w:rsid w:val="00366DC7"/>
    <w:rsid w:val="00366EB4"/>
    <w:rsid w:val="00366F26"/>
    <w:rsid w:val="00366FC3"/>
    <w:rsid w:val="003670A5"/>
    <w:rsid w:val="00367206"/>
    <w:rsid w:val="003673DC"/>
    <w:rsid w:val="003674BB"/>
    <w:rsid w:val="0036758E"/>
    <w:rsid w:val="003676BA"/>
    <w:rsid w:val="0036786E"/>
    <w:rsid w:val="003679A9"/>
    <w:rsid w:val="00367B5B"/>
    <w:rsid w:val="00367E84"/>
    <w:rsid w:val="00367E94"/>
    <w:rsid w:val="00367FA6"/>
    <w:rsid w:val="003700AD"/>
    <w:rsid w:val="00370628"/>
    <w:rsid w:val="0037063F"/>
    <w:rsid w:val="00370736"/>
    <w:rsid w:val="003707D4"/>
    <w:rsid w:val="003707FC"/>
    <w:rsid w:val="003709AA"/>
    <w:rsid w:val="003709DF"/>
    <w:rsid w:val="00370BBA"/>
    <w:rsid w:val="00370BEB"/>
    <w:rsid w:val="00370C04"/>
    <w:rsid w:val="00370C08"/>
    <w:rsid w:val="00370C53"/>
    <w:rsid w:val="00370CCD"/>
    <w:rsid w:val="00370D0B"/>
    <w:rsid w:val="00370DAB"/>
    <w:rsid w:val="00370E22"/>
    <w:rsid w:val="00370F84"/>
    <w:rsid w:val="003710CE"/>
    <w:rsid w:val="00371317"/>
    <w:rsid w:val="0037137E"/>
    <w:rsid w:val="00371463"/>
    <w:rsid w:val="00371525"/>
    <w:rsid w:val="003716E4"/>
    <w:rsid w:val="00371975"/>
    <w:rsid w:val="00371AE2"/>
    <w:rsid w:val="00371C4F"/>
    <w:rsid w:val="00371E08"/>
    <w:rsid w:val="00371FE7"/>
    <w:rsid w:val="0037204F"/>
    <w:rsid w:val="0037216D"/>
    <w:rsid w:val="00372302"/>
    <w:rsid w:val="00372805"/>
    <w:rsid w:val="003729DC"/>
    <w:rsid w:val="003729E3"/>
    <w:rsid w:val="00372A45"/>
    <w:rsid w:val="00372AED"/>
    <w:rsid w:val="00372B58"/>
    <w:rsid w:val="00372BAB"/>
    <w:rsid w:val="00372C33"/>
    <w:rsid w:val="00372D39"/>
    <w:rsid w:val="00372E0B"/>
    <w:rsid w:val="00372E14"/>
    <w:rsid w:val="00372E8B"/>
    <w:rsid w:val="00372F08"/>
    <w:rsid w:val="00372F31"/>
    <w:rsid w:val="003732E3"/>
    <w:rsid w:val="0037340B"/>
    <w:rsid w:val="003735BF"/>
    <w:rsid w:val="003736FA"/>
    <w:rsid w:val="00373A16"/>
    <w:rsid w:val="00373A67"/>
    <w:rsid w:val="00373B09"/>
    <w:rsid w:val="00373C48"/>
    <w:rsid w:val="00373D9E"/>
    <w:rsid w:val="00373DB9"/>
    <w:rsid w:val="00374080"/>
    <w:rsid w:val="0037416F"/>
    <w:rsid w:val="00374402"/>
    <w:rsid w:val="00374438"/>
    <w:rsid w:val="0037464E"/>
    <w:rsid w:val="003746A3"/>
    <w:rsid w:val="00374A22"/>
    <w:rsid w:val="00374A52"/>
    <w:rsid w:val="00374B10"/>
    <w:rsid w:val="00374DE8"/>
    <w:rsid w:val="00374F6C"/>
    <w:rsid w:val="00375033"/>
    <w:rsid w:val="003750BD"/>
    <w:rsid w:val="00375463"/>
    <w:rsid w:val="00375464"/>
    <w:rsid w:val="00375545"/>
    <w:rsid w:val="00375567"/>
    <w:rsid w:val="0037568D"/>
    <w:rsid w:val="003756D1"/>
    <w:rsid w:val="003756E9"/>
    <w:rsid w:val="003757F3"/>
    <w:rsid w:val="00375A1A"/>
    <w:rsid w:val="00375AC1"/>
    <w:rsid w:val="00375BB6"/>
    <w:rsid w:val="00375BF0"/>
    <w:rsid w:val="00376032"/>
    <w:rsid w:val="00376303"/>
    <w:rsid w:val="003763EB"/>
    <w:rsid w:val="00376455"/>
    <w:rsid w:val="0037657D"/>
    <w:rsid w:val="003765A0"/>
    <w:rsid w:val="00376693"/>
    <w:rsid w:val="003767DB"/>
    <w:rsid w:val="00376AD6"/>
    <w:rsid w:val="00376D16"/>
    <w:rsid w:val="00376EC6"/>
    <w:rsid w:val="00376F12"/>
    <w:rsid w:val="00376FAA"/>
    <w:rsid w:val="00377143"/>
    <w:rsid w:val="00377167"/>
    <w:rsid w:val="003775A5"/>
    <w:rsid w:val="00377666"/>
    <w:rsid w:val="00377B26"/>
    <w:rsid w:val="00377BAC"/>
    <w:rsid w:val="00377CC5"/>
    <w:rsid w:val="00377D65"/>
    <w:rsid w:val="00377E3F"/>
    <w:rsid w:val="00380082"/>
    <w:rsid w:val="003800F8"/>
    <w:rsid w:val="0038011D"/>
    <w:rsid w:val="00380138"/>
    <w:rsid w:val="00380219"/>
    <w:rsid w:val="00380387"/>
    <w:rsid w:val="00380517"/>
    <w:rsid w:val="0038061F"/>
    <w:rsid w:val="0038065B"/>
    <w:rsid w:val="003807BC"/>
    <w:rsid w:val="0038090D"/>
    <w:rsid w:val="00380961"/>
    <w:rsid w:val="00380BD3"/>
    <w:rsid w:val="00380BFA"/>
    <w:rsid w:val="00380E7D"/>
    <w:rsid w:val="00380EDB"/>
    <w:rsid w:val="00380F4C"/>
    <w:rsid w:val="00381126"/>
    <w:rsid w:val="00381483"/>
    <w:rsid w:val="003816AB"/>
    <w:rsid w:val="003818D1"/>
    <w:rsid w:val="00381AB0"/>
    <w:rsid w:val="00381CE1"/>
    <w:rsid w:val="00381D1D"/>
    <w:rsid w:val="00381EE6"/>
    <w:rsid w:val="00381F0F"/>
    <w:rsid w:val="00381F30"/>
    <w:rsid w:val="00381F72"/>
    <w:rsid w:val="00381FBB"/>
    <w:rsid w:val="00382090"/>
    <w:rsid w:val="00382120"/>
    <w:rsid w:val="00382258"/>
    <w:rsid w:val="00382266"/>
    <w:rsid w:val="00382431"/>
    <w:rsid w:val="003824EC"/>
    <w:rsid w:val="00382520"/>
    <w:rsid w:val="00382535"/>
    <w:rsid w:val="00382885"/>
    <w:rsid w:val="003828E4"/>
    <w:rsid w:val="00382AC9"/>
    <w:rsid w:val="00382C21"/>
    <w:rsid w:val="00382DC9"/>
    <w:rsid w:val="00382F88"/>
    <w:rsid w:val="00383127"/>
    <w:rsid w:val="0038332A"/>
    <w:rsid w:val="00383478"/>
    <w:rsid w:val="0038351E"/>
    <w:rsid w:val="0038369C"/>
    <w:rsid w:val="0038377F"/>
    <w:rsid w:val="00383A04"/>
    <w:rsid w:val="00383A49"/>
    <w:rsid w:val="00383B31"/>
    <w:rsid w:val="00383BE3"/>
    <w:rsid w:val="00383C44"/>
    <w:rsid w:val="00383D59"/>
    <w:rsid w:val="00383F63"/>
    <w:rsid w:val="00383FA0"/>
    <w:rsid w:val="00383FB0"/>
    <w:rsid w:val="003841E5"/>
    <w:rsid w:val="00384248"/>
    <w:rsid w:val="00384262"/>
    <w:rsid w:val="003842E1"/>
    <w:rsid w:val="00384326"/>
    <w:rsid w:val="0038434B"/>
    <w:rsid w:val="003843E8"/>
    <w:rsid w:val="0038444E"/>
    <w:rsid w:val="0038445E"/>
    <w:rsid w:val="0038451E"/>
    <w:rsid w:val="00384781"/>
    <w:rsid w:val="003847F6"/>
    <w:rsid w:val="0038489A"/>
    <w:rsid w:val="00384EDC"/>
    <w:rsid w:val="00384FAF"/>
    <w:rsid w:val="00384FD0"/>
    <w:rsid w:val="00385140"/>
    <w:rsid w:val="00385295"/>
    <w:rsid w:val="00385674"/>
    <w:rsid w:val="0038576C"/>
    <w:rsid w:val="003858BB"/>
    <w:rsid w:val="00385923"/>
    <w:rsid w:val="00385953"/>
    <w:rsid w:val="00385A5F"/>
    <w:rsid w:val="00385B98"/>
    <w:rsid w:val="00385BD3"/>
    <w:rsid w:val="00385E49"/>
    <w:rsid w:val="00385E89"/>
    <w:rsid w:val="00385E8C"/>
    <w:rsid w:val="00385FEB"/>
    <w:rsid w:val="00386186"/>
    <w:rsid w:val="003861B2"/>
    <w:rsid w:val="00386260"/>
    <w:rsid w:val="00386331"/>
    <w:rsid w:val="00386473"/>
    <w:rsid w:val="00386521"/>
    <w:rsid w:val="00386555"/>
    <w:rsid w:val="00386639"/>
    <w:rsid w:val="0038679D"/>
    <w:rsid w:val="003868A7"/>
    <w:rsid w:val="00386909"/>
    <w:rsid w:val="00386A0A"/>
    <w:rsid w:val="00386C51"/>
    <w:rsid w:val="00386C86"/>
    <w:rsid w:val="00386C9F"/>
    <w:rsid w:val="00386EE1"/>
    <w:rsid w:val="00386F3D"/>
    <w:rsid w:val="00386FF6"/>
    <w:rsid w:val="003870CA"/>
    <w:rsid w:val="003871EE"/>
    <w:rsid w:val="00387230"/>
    <w:rsid w:val="00387259"/>
    <w:rsid w:val="0038735B"/>
    <w:rsid w:val="00387604"/>
    <w:rsid w:val="003877B4"/>
    <w:rsid w:val="0038784B"/>
    <w:rsid w:val="003878FF"/>
    <w:rsid w:val="00387AF3"/>
    <w:rsid w:val="00387B17"/>
    <w:rsid w:val="00387BEB"/>
    <w:rsid w:val="00390074"/>
    <w:rsid w:val="003900A6"/>
    <w:rsid w:val="00390157"/>
    <w:rsid w:val="00390195"/>
    <w:rsid w:val="003903B6"/>
    <w:rsid w:val="003903F5"/>
    <w:rsid w:val="003904DF"/>
    <w:rsid w:val="0039085B"/>
    <w:rsid w:val="00390BC7"/>
    <w:rsid w:val="00390BE8"/>
    <w:rsid w:val="00390E6F"/>
    <w:rsid w:val="00390F80"/>
    <w:rsid w:val="003910E1"/>
    <w:rsid w:val="003914BF"/>
    <w:rsid w:val="003916FF"/>
    <w:rsid w:val="0039188B"/>
    <w:rsid w:val="00391948"/>
    <w:rsid w:val="00391C94"/>
    <w:rsid w:val="00391D4A"/>
    <w:rsid w:val="00391E22"/>
    <w:rsid w:val="00391EB4"/>
    <w:rsid w:val="00392071"/>
    <w:rsid w:val="003920B4"/>
    <w:rsid w:val="0039232F"/>
    <w:rsid w:val="003925E3"/>
    <w:rsid w:val="003927B9"/>
    <w:rsid w:val="0039281C"/>
    <w:rsid w:val="00392915"/>
    <w:rsid w:val="00392940"/>
    <w:rsid w:val="00392B59"/>
    <w:rsid w:val="00392D1B"/>
    <w:rsid w:val="00392E88"/>
    <w:rsid w:val="00392EB1"/>
    <w:rsid w:val="00393084"/>
    <w:rsid w:val="003930DB"/>
    <w:rsid w:val="00393382"/>
    <w:rsid w:val="0039346F"/>
    <w:rsid w:val="00393553"/>
    <w:rsid w:val="00393585"/>
    <w:rsid w:val="00393614"/>
    <w:rsid w:val="00393656"/>
    <w:rsid w:val="003936B1"/>
    <w:rsid w:val="0039373B"/>
    <w:rsid w:val="00393819"/>
    <w:rsid w:val="00393867"/>
    <w:rsid w:val="0039393A"/>
    <w:rsid w:val="00393A60"/>
    <w:rsid w:val="00393C71"/>
    <w:rsid w:val="00393D56"/>
    <w:rsid w:val="00393DD7"/>
    <w:rsid w:val="00393E5E"/>
    <w:rsid w:val="00393E72"/>
    <w:rsid w:val="00393FAD"/>
    <w:rsid w:val="00393FDD"/>
    <w:rsid w:val="003941C3"/>
    <w:rsid w:val="00394392"/>
    <w:rsid w:val="0039441A"/>
    <w:rsid w:val="00394565"/>
    <w:rsid w:val="00394681"/>
    <w:rsid w:val="00394784"/>
    <w:rsid w:val="003947BF"/>
    <w:rsid w:val="00394899"/>
    <w:rsid w:val="003949B7"/>
    <w:rsid w:val="00394AA0"/>
    <w:rsid w:val="00394AB8"/>
    <w:rsid w:val="00394B23"/>
    <w:rsid w:val="003954A5"/>
    <w:rsid w:val="0039553F"/>
    <w:rsid w:val="003955F6"/>
    <w:rsid w:val="00395727"/>
    <w:rsid w:val="00395813"/>
    <w:rsid w:val="003958F5"/>
    <w:rsid w:val="003959B5"/>
    <w:rsid w:val="00395BCF"/>
    <w:rsid w:val="00395D8C"/>
    <w:rsid w:val="00395F44"/>
    <w:rsid w:val="0039602B"/>
    <w:rsid w:val="00396168"/>
    <w:rsid w:val="003961AC"/>
    <w:rsid w:val="003961F2"/>
    <w:rsid w:val="00396278"/>
    <w:rsid w:val="003963B6"/>
    <w:rsid w:val="003963EC"/>
    <w:rsid w:val="0039687B"/>
    <w:rsid w:val="00396A37"/>
    <w:rsid w:val="00396C88"/>
    <w:rsid w:val="00396CC3"/>
    <w:rsid w:val="00396DF4"/>
    <w:rsid w:val="00396DF6"/>
    <w:rsid w:val="00396F48"/>
    <w:rsid w:val="0039710B"/>
    <w:rsid w:val="003971FC"/>
    <w:rsid w:val="003972A6"/>
    <w:rsid w:val="00397355"/>
    <w:rsid w:val="00397479"/>
    <w:rsid w:val="0039766E"/>
    <w:rsid w:val="0039782F"/>
    <w:rsid w:val="00397859"/>
    <w:rsid w:val="00397863"/>
    <w:rsid w:val="0039786B"/>
    <w:rsid w:val="00397B3E"/>
    <w:rsid w:val="00397C68"/>
    <w:rsid w:val="00397C8F"/>
    <w:rsid w:val="00397E5B"/>
    <w:rsid w:val="00397F2B"/>
    <w:rsid w:val="003A001F"/>
    <w:rsid w:val="003A049C"/>
    <w:rsid w:val="003A06D7"/>
    <w:rsid w:val="003A08A7"/>
    <w:rsid w:val="003A0913"/>
    <w:rsid w:val="003A0920"/>
    <w:rsid w:val="003A092F"/>
    <w:rsid w:val="003A0A24"/>
    <w:rsid w:val="003A0C25"/>
    <w:rsid w:val="003A0CD7"/>
    <w:rsid w:val="003A0D97"/>
    <w:rsid w:val="003A0DBC"/>
    <w:rsid w:val="003A0E5C"/>
    <w:rsid w:val="003A0E7F"/>
    <w:rsid w:val="003A0F16"/>
    <w:rsid w:val="003A116A"/>
    <w:rsid w:val="003A123D"/>
    <w:rsid w:val="003A13AF"/>
    <w:rsid w:val="003A151A"/>
    <w:rsid w:val="003A1611"/>
    <w:rsid w:val="003A1637"/>
    <w:rsid w:val="003A16AA"/>
    <w:rsid w:val="003A1716"/>
    <w:rsid w:val="003A1755"/>
    <w:rsid w:val="003A17C5"/>
    <w:rsid w:val="003A17D8"/>
    <w:rsid w:val="003A1807"/>
    <w:rsid w:val="003A187C"/>
    <w:rsid w:val="003A1A40"/>
    <w:rsid w:val="003A1B2A"/>
    <w:rsid w:val="003A1C02"/>
    <w:rsid w:val="003A1C10"/>
    <w:rsid w:val="003A1DB2"/>
    <w:rsid w:val="003A1F0F"/>
    <w:rsid w:val="003A1F47"/>
    <w:rsid w:val="003A1F9E"/>
    <w:rsid w:val="003A22DE"/>
    <w:rsid w:val="003A234E"/>
    <w:rsid w:val="003A2368"/>
    <w:rsid w:val="003A23FF"/>
    <w:rsid w:val="003A2463"/>
    <w:rsid w:val="003A24FB"/>
    <w:rsid w:val="003A2536"/>
    <w:rsid w:val="003A2578"/>
    <w:rsid w:val="003A26C6"/>
    <w:rsid w:val="003A26FB"/>
    <w:rsid w:val="003A29E8"/>
    <w:rsid w:val="003A2AB7"/>
    <w:rsid w:val="003A2B3B"/>
    <w:rsid w:val="003A2D3D"/>
    <w:rsid w:val="003A2DF1"/>
    <w:rsid w:val="003A2E3F"/>
    <w:rsid w:val="003A306E"/>
    <w:rsid w:val="003A363C"/>
    <w:rsid w:val="003A3861"/>
    <w:rsid w:val="003A3964"/>
    <w:rsid w:val="003A39F0"/>
    <w:rsid w:val="003A3B9A"/>
    <w:rsid w:val="003A3BDE"/>
    <w:rsid w:val="003A3C02"/>
    <w:rsid w:val="003A3C2B"/>
    <w:rsid w:val="003A3E85"/>
    <w:rsid w:val="003A3EC7"/>
    <w:rsid w:val="003A4086"/>
    <w:rsid w:val="003A409E"/>
    <w:rsid w:val="003A41D0"/>
    <w:rsid w:val="003A42BD"/>
    <w:rsid w:val="003A4563"/>
    <w:rsid w:val="003A4585"/>
    <w:rsid w:val="003A4632"/>
    <w:rsid w:val="003A4957"/>
    <w:rsid w:val="003A4B19"/>
    <w:rsid w:val="003A4FC5"/>
    <w:rsid w:val="003A501D"/>
    <w:rsid w:val="003A52B2"/>
    <w:rsid w:val="003A5400"/>
    <w:rsid w:val="003A5782"/>
    <w:rsid w:val="003A57DF"/>
    <w:rsid w:val="003A57E8"/>
    <w:rsid w:val="003A5900"/>
    <w:rsid w:val="003A5909"/>
    <w:rsid w:val="003A59A9"/>
    <w:rsid w:val="003A5A14"/>
    <w:rsid w:val="003A5BC2"/>
    <w:rsid w:val="003A5C34"/>
    <w:rsid w:val="003A5CC8"/>
    <w:rsid w:val="003A5D82"/>
    <w:rsid w:val="003A5E4E"/>
    <w:rsid w:val="003A6147"/>
    <w:rsid w:val="003A6217"/>
    <w:rsid w:val="003A6222"/>
    <w:rsid w:val="003A62D9"/>
    <w:rsid w:val="003A639C"/>
    <w:rsid w:val="003A64F7"/>
    <w:rsid w:val="003A6582"/>
    <w:rsid w:val="003A65B0"/>
    <w:rsid w:val="003A6738"/>
    <w:rsid w:val="003A6A06"/>
    <w:rsid w:val="003A6A73"/>
    <w:rsid w:val="003A6C0E"/>
    <w:rsid w:val="003A6C85"/>
    <w:rsid w:val="003A6D56"/>
    <w:rsid w:val="003A6DC0"/>
    <w:rsid w:val="003A733F"/>
    <w:rsid w:val="003A748F"/>
    <w:rsid w:val="003A7552"/>
    <w:rsid w:val="003A76AE"/>
    <w:rsid w:val="003A77AB"/>
    <w:rsid w:val="003A78C8"/>
    <w:rsid w:val="003A792D"/>
    <w:rsid w:val="003A79BB"/>
    <w:rsid w:val="003A7C07"/>
    <w:rsid w:val="003A7F12"/>
    <w:rsid w:val="003A7FB2"/>
    <w:rsid w:val="003B0117"/>
    <w:rsid w:val="003B01E4"/>
    <w:rsid w:val="003B0291"/>
    <w:rsid w:val="003B0475"/>
    <w:rsid w:val="003B0496"/>
    <w:rsid w:val="003B04C5"/>
    <w:rsid w:val="003B04F3"/>
    <w:rsid w:val="003B0865"/>
    <w:rsid w:val="003B0ADF"/>
    <w:rsid w:val="003B0C38"/>
    <w:rsid w:val="003B0D1D"/>
    <w:rsid w:val="003B0D7C"/>
    <w:rsid w:val="003B0D95"/>
    <w:rsid w:val="003B0F8B"/>
    <w:rsid w:val="003B1111"/>
    <w:rsid w:val="003B1160"/>
    <w:rsid w:val="003B118A"/>
    <w:rsid w:val="003B139D"/>
    <w:rsid w:val="003B149B"/>
    <w:rsid w:val="003B1595"/>
    <w:rsid w:val="003B171F"/>
    <w:rsid w:val="003B1817"/>
    <w:rsid w:val="003B192A"/>
    <w:rsid w:val="003B1949"/>
    <w:rsid w:val="003B19BF"/>
    <w:rsid w:val="003B1ACA"/>
    <w:rsid w:val="003B1B0C"/>
    <w:rsid w:val="003B1BB6"/>
    <w:rsid w:val="003B1D88"/>
    <w:rsid w:val="003B1DCA"/>
    <w:rsid w:val="003B1FA5"/>
    <w:rsid w:val="003B202D"/>
    <w:rsid w:val="003B213E"/>
    <w:rsid w:val="003B2225"/>
    <w:rsid w:val="003B222E"/>
    <w:rsid w:val="003B2291"/>
    <w:rsid w:val="003B22F2"/>
    <w:rsid w:val="003B24B9"/>
    <w:rsid w:val="003B24DF"/>
    <w:rsid w:val="003B261F"/>
    <w:rsid w:val="003B2640"/>
    <w:rsid w:val="003B2818"/>
    <w:rsid w:val="003B290B"/>
    <w:rsid w:val="003B2BAF"/>
    <w:rsid w:val="003B2BD3"/>
    <w:rsid w:val="003B2BD8"/>
    <w:rsid w:val="003B2CBD"/>
    <w:rsid w:val="003B2EA0"/>
    <w:rsid w:val="003B2F77"/>
    <w:rsid w:val="003B30AD"/>
    <w:rsid w:val="003B346B"/>
    <w:rsid w:val="003B3764"/>
    <w:rsid w:val="003B387E"/>
    <w:rsid w:val="003B38B1"/>
    <w:rsid w:val="003B39D7"/>
    <w:rsid w:val="003B39ED"/>
    <w:rsid w:val="003B3B1E"/>
    <w:rsid w:val="003B3B38"/>
    <w:rsid w:val="003B3CC8"/>
    <w:rsid w:val="003B3D0D"/>
    <w:rsid w:val="003B3D94"/>
    <w:rsid w:val="003B3E7B"/>
    <w:rsid w:val="003B3F4E"/>
    <w:rsid w:val="003B3FD4"/>
    <w:rsid w:val="003B444E"/>
    <w:rsid w:val="003B44ED"/>
    <w:rsid w:val="003B4538"/>
    <w:rsid w:val="003B49FC"/>
    <w:rsid w:val="003B4CBF"/>
    <w:rsid w:val="003B4D4A"/>
    <w:rsid w:val="003B4DAE"/>
    <w:rsid w:val="003B4F41"/>
    <w:rsid w:val="003B4F59"/>
    <w:rsid w:val="003B4F76"/>
    <w:rsid w:val="003B4F8C"/>
    <w:rsid w:val="003B516E"/>
    <w:rsid w:val="003B5342"/>
    <w:rsid w:val="003B540F"/>
    <w:rsid w:val="003B5424"/>
    <w:rsid w:val="003B58AA"/>
    <w:rsid w:val="003B59A7"/>
    <w:rsid w:val="003B5B74"/>
    <w:rsid w:val="003B5C9C"/>
    <w:rsid w:val="003B5CFD"/>
    <w:rsid w:val="003B5E26"/>
    <w:rsid w:val="003B606D"/>
    <w:rsid w:val="003B60E3"/>
    <w:rsid w:val="003B6196"/>
    <w:rsid w:val="003B6219"/>
    <w:rsid w:val="003B62D5"/>
    <w:rsid w:val="003B62ED"/>
    <w:rsid w:val="003B643C"/>
    <w:rsid w:val="003B65DA"/>
    <w:rsid w:val="003B6616"/>
    <w:rsid w:val="003B663E"/>
    <w:rsid w:val="003B687B"/>
    <w:rsid w:val="003B68BD"/>
    <w:rsid w:val="003B69A6"/>
    <w:rsid w:val="003B6A0B"/>
    <w:rsid w:val="003B6B67"/>
    <w:rsid w:val="003B6BC7"/>
    <w:rsid w:val="003B6DA3"/>
    <w:rsid w:val="003B6EE6"/>
    <w:rsid w:val="003B6EFC"/>
    <w:rsid w:val="003B6F61"/>
    <w:rsid w:val="003B7005"/>
    <w:rsid w:val="003B71A5"/>
    <w:rsid w:val="003B71A7"/>
    <w:rsid w:val="003B7872"/>
    <w:rsid w:val="003B78AF"/>
    <w:rsid w:val="003B7990"/>
    <w:rsid w:val="003B79A7"/>
    <w:rsid w:val="003B7B14"/>
    <w:rsid w:val="003B7C22"/>
    <w:rsid w:val="003B7EA4"/>
    <w:rsid w:val="003B7F83"/>
    <w:rsid w:val="003B7F9A"/>
    <w:rsid w:val="003C0058"/>
    <w:rsid w:val="003C01EC"/>
    <w:rsid w:val="003C030B"/>
    <w:rsid w:val="003C035A"/>
    <w:rsid w:val="003C03C1"/>
    <w:rsid w:val="003C042D"/>
    <w:rsid w:val="003C04DF"/>
    <w:rsid w:val="003C0925"/>
    <w:rsid w:val="003C0A03"/>
    <w:rsid w:val="003C0BB9"/>
    <w:rsid w:val="003C0BEA"/>
    <w:rsid w:val="003C0BEC"/>
    <w:rsid w:val="003C0CDA"/>
    <w:rsid w:val="003C0D69"/>
    <w:rsid w:val="003C0DEA"/>
    <w:rsid w:val="003C0F49"/>
    <w:rsid w:val="003C0FD2"/>
    <w:rsid w:val="003C11EE"/>
    <w:rsid w:val="003C11F8"/>
    <w:rsid w:val="003C1370"/>
    <w:rsid w:val="003C1378"/>
    <w:rsid w:val="003C155B"/>
    <w:rsid w:val="003C163F"/>
    <w:rsid w:val="003C165D"/>
    <w:rsid w:val="003C16B0"/>
    <w:rsid w:val="003C18E5"/>
    <w:rsid w:val="003C1912"/>
    <w:rsid w:val="003C1993"/>
    <w:rsid w:val="003C1AF8"/>
    <w:rsid w:val="003C1B33"/>
    <w:rsid w:val="003C1C3B"/>
    <w:rsid w:val="003C1C6B"/>
    <w:rsid w:val="003C1E25"/>
    <w:rsid w:val="003C204F"/>
    <w:rsid w:val="003C2298"/>
    <w:rsid w:val="003C2319"/>
    <w:rsid w:val="003C248F"/>
    <w:rsid w:val="003C269A"/>
    <w:rsid w:val="003C26BF"/>
    <w:rsid w:val="003C2707"/>
    <w:rsid w:val="003C27D3"/>
    <w:rsid w:val="003C2AB8"/>
    <w:rsid w:val="003C2B56"/>
    <w:rsid w:val="003C2B8B"/>
    <w:rsid w:val="003C2C7B"/>
    <w:rsid w:val="003C2D78"/>
    <w:rsid w:val="003C2E78"/>
    <w:rsid w:val="003C2EF0"/>
    <w:rsid w:val="003C2F63"/>
    <w:rsid w:val="003C2F74"/>
    <w:rsid w:val="003C305E"/>
    <w:rsid w:val="003C3277"/>
    <w:rsid w:val="003C3343"/>
    <w:rsid w:val="003C3436"/>
    <w:rsid w:val="003C3472"/>
    <w:rsid w:val="003C348E"/>
    <w:rsid w:val="003C34EF"/>
    <w:rsid w:val="003C3C2A"/>
    <w:rsid w:val="003C3C6B"/>
    <w:rsid w:val="003C3E41"/>
    <w:rsid w:val="003C3FAD"/>
    <w:rsid w:val="003C4175"/>
    <w:rsid w:val="003C4528"/>
    <w:rsid w:val="003C4588"/>
    <w:rsid w:val="003C45F7"/>
    <w:rsid w:val="003C462D"/>
    <w:rsid w:val="003C46AB"/>
    <w:rsid w:val="003C472A"/>
    <w:rsid w:val="003C4C1F"/>
    <w:rsid w:val="003C4C5B"/>
    <w:rsid w:val="003C4C6B"/>
    <w:rsid w:val="003C4D26"/>
    <w:rsid w:val="003C4EA7"/>
    <w:rsid w:val="003C4FC9"/>
    <w:rsid w:val="003C50CD"/>
    <w:rsid w:val="003C5168"/>
    <w:rsid w:val="003C51B2"/>
    <w:rsid w:val="003C522F"/>
    <w:rsid w:val="003C523C"/>
    <w:rsid w:val="003C53C2"/>
    <w:rsid w:val="003C53E6"/>
    <w:rsid w:val="003C53FA"/>
    <w:rsid w:val="003C55BC"/>
    <w:rsid w:val="003C57EE"/>
    <w:rsid w:val="003C5807"/>
    <w:rsid w:val="003C58B8"/>
    <w:rsid w:val="003C5988"/>
    <w:rsid w:val="003C5C73"/>
    <w:rsid w:val="003C5D3A"/>
    <w:rsid w:val="003C5DA9"/>
    <w:rsid w:val="003C5E21"/>
    <w:rsid w:val="003C5E9D"/>
    <w:rsid w:val="003C5EE9"/>
    <w:rsid w:val="003C6299"/>
    <w:rsid w:val="003C64A3"/>
    <w:rsid w:val="003C64F3"/>
    <w:rsid w:val="003C650D"/>
    <w:rsid w:val="003C671B"/>
    <w:rsid w:val="003C68EF"/>
    <w:rsid w:val="003C6908"/>
    <w:rsid w:val="003C6909"/>
    <w:rsid w:val="003C6BA7"/>
    <w:rsid w:val="003C6DB9"/>
    <w:rsid w:val="003C6E34"/>
    <w:rsid w:val="003C71FC"/>
    <w:rsid w:val="003C72BC"/>
    <w:rsid w:val="003C7594"/>
    <w:rsid w:val="003C7597"/>
    <w:rsid w:val="003C7695"/>
    <w:rsid w:val="003C786C"/>
    <w:rsid w:val="003C78A0"/>
    <w:rsid w:val="003C7934"/>
    <w:rsid w:val="003C797C"/>
    <w:rsid w:val="003C7A46"/>
    <w:rsid w:val="003C7AA4"/>
    <w:rsid w:val="003C7B51"/>
    <w:rsid w:val="003C7E70"/>
    <w:rsid w:val="003C7FE9"/>
    <w:rsid w:val="003D002B"/>
    <w:rsid w:val="003D005B"/>
    <w:rsid w:val="003D030C"/>
    <w:rsid w:val="003D0448"/>
    <w:rsid w:val="003D066C"/>
    <w:rsid w:val="003D08E1"/>
    <w:rsid w:val="003D0985"/>
    <w:rsid w:val="003D09FA"/>
    <w:rsid w:val="003D0EB8"/>
    <w:rsid w:val="003D0F32"/>
    <w:rsid w:val="003D0F82"/>
    <w:rsid w:val="003D0F9C"/>
    <w:rsid w:val="003D0FA5"/>
    <w:rsid w:val="003D0FD3"/>
    <w:rsid w:val="003D134B"/>
    <w:rsid w:val="003D1376"/>
    <w:rsid w:val="003D13CC"/>
    <w:rsid w:val="003D1A1B"/>
    <w:rsid w:val="003D1AA3"/>
    <w:rsid w:val="003D1E35"/>
    <w:rsid w:val="003D1F00"/>
    <w:rsid w:val="003D1F1E"/>
    <w:rsid w:val="003D1FA2"/>
    <w:rsid w:val="003D20F5"/>
    <w:rsid w:val="003D21B0"/>
    <w:rsid w:val="003D21C8"/>
    <w:rsid w:val="003D21F5"/>
    <w:rsid w:val="003D2234"/>
    <w:rsid w:val="003D2370"/>
    <w:rsid w:val="003D23E5"/>
    <w:rsid w:val="003D27DA"/>
    <w:rsid w:val="003D2881"/>
    <w:rsid w:val="003D294F"/>
    <w:rsid w:val="003D2A53"/>
    <w:rsid w:val="003D2D7D"/>
    <w:rsid w:val="003D3303"/>
    <w:rsid w:val="003D3356"/>
    <w:rsid w:val="003D33DD"/>
    <w:rsid w:val="003D3AF6"/>
    <w:rsid w:val="003D3BCB"/>
    <w:rsid w:val="003D3E60"/>
    <w:rsid w:val="003D3FEE"/>
    <w:rsid w:val="003D40D8"/>
    <w:rsid w:val="003D42E5"/>
    <w:rsid w:val="003D431B"/>
    <w:rsid w:val="003D440E"/>
    <w:rsid w:val="003D44E2"/>
    <w:rsid w:val="003D45C3"/>
    <w:rsid w:val="003D4868"/>
    <w:rsid w:val="003D486A"/>
    <w:rsid w:val="003D495F"/>
    <w:rsid w:val="003D49FE"/>
    <w:rsid w:val="003D4A91"/>
    <w:rsid w:val="003D4AC1"/>
    <w:rsid w:val="003D4CE7"/>
    <w:rsid w:val="003D4DA0"/>
    <w:rsid w:val="003D4E3C"/>
    <w:rsid w:val="003D4E69"/>
    <w:rsid w:val="003D542F"/>
    <w:rsid w:val="003D568D"/>
    <w:rsid w:val="003D5766"/>
    <w:rsid w:val="003D5805"/>
    <w:rsid w:val="003D58B5"/>
    <w:rsid w:val="003D58DA"/>
    <w:rsid w:val="003D5942"/>
    <w:rsid w:val="003D5D79"/>
    <w:rsid w:val="003D5E39"/>
    <w:rsid w:val="003D5EB4"/>
    <w:rsid w:val="003D6168"/>
    <w:rsid w:val="003D61E9"/>
    <w:rsid w:val="003D62A1"/>
    <w:rsid w:val="003D62BA"/>
    <w:rsid w:val="003D62CA"/>
    <w:rsid w:val="003D64DF"/>
    <w:rsid w:val="003D65AA"/>
    <w:rsid w:val="003D66E5"/>
    <w:rsid w:val="003D66EE"/>
    <w:rsid w:val="003D670E"/>
    <w:rsid w:val="003D69C7"/>
    <w:rsid w:val="003D6A66"/>
    <w:rsid w:val="003D6AFB"/>
    <w:rsid w:val="003D6C0B"/>
    <w:rsid w:val="003D6D7A"/>
    <w:rsid w:val="003D7048"/>
    <w:rsid w:val="003D7325"/>
    <w:rsid w:val="003D7469"/>
    <w:rsid w:val="003D7823"/>
    <w:rsid w:val="003D7A4F"/>
    <w:rsid w:val="003D7D14"/>
    <w:rsid w:val="003D7DB9"/>
    <w:rsid w:val="003D7EBC"/>
    <w:rsid w:val="003D7F63"/>
    <w:rsid w:val="003D7F95"/>
    <w:rsid w:val="003D7FA6"/>
    <w:rsid w:val="003E0093"/>
    <w:rsid w:val="003E0373"/>
    <w:rsid w:val="003E04BE"/>
    <w:rsid w:val="003E06A9"/>
    <w:rsid w:val="003E06AC"/>
    <w:rsid w:val="003E06B1"/>
    <w:rsid w:val="003E0896"/>
    <w:rsid w:val="003E0ABE"/>
    <w:rsid w:val="003E0ADE"/>
    <w:rsid w:val="003E0BC9"/>
    <w:rsid w:val="003E0DFB"/>
    <w:rsid w:val="003E0E89"/>
    <w:rsid w:val="003E0F57"/>
    <w:rsid w:val="003E0F7F"/>
    <w:rsid w:val="003E10E2"/>
    <w:rsid w:val="003E1622"/>
    <w:rsid w:val="003E1A7D"/>
    <w:rsid w:val="003E1D1F"/>
    <w:rsid w:val="003E1DAD"/>
    <w:rsid w:val="003E1E6C"/>
    <w:rsid w:val="003E21A9"/>
    <w:rsid w:val="003E2388"/>
    <w:rsid w:val="003E23E2"/>
    <w:rsid w:val="003E2441"/>
    <w:rsid w:val="003E2558"/>
    <w:rsid w:val="003E25F1"/>
    <w:rsid w:val="003E2869"/>
    <w:rsid w:val="003E2929"/>
    <w:rsid w:val="003E29CC"/>
    <w:rsid w:val="003E2A2C"/>
    <w:rsid w:val="003E2B6C"/>
    <w:rsid w:val="003E2BE0"/>
    <w:rsid w:val="003E2C0C"/>
    <w:rsid w:val="003E2F63"/>
    <w:rsid w:val="003E309C"/>
    <w:rsid w:val="003E30EA"/>
    <w:rsid w:val="003E3152"/>
    <w:rsid w:val="003E326D"/>
    <w:rsid w:val="003E37A8"/>
    <w:rsid w:val="003E389E"/>
    <w:rsid w:val="003E3932"/>
    <w:rsid w:val="003E39C9"/>
    <w:rsid w:val="003E39F5"/>
    <w:rsid w:val="003E3A90"/>
    <w:rsid w:val="003E3AD0"/>
    <w:rsid w:val="003E3B7C"/>
    <w:rsid w:val="003E3C06"/>
    <w:rsid w:val="003E3F48"/>
    <w:rsid w:val="003E4154"/>
    <w:rsid w:val="003E41CC"/>
    <w:rsid w:val="003E4498"/>
    <w:rsid w:val="003E4636"/>
    <w:rsid w:val="003E4658"/>
    <w:rsid w:val="003E4887"/>
    <w:rsid w:val="003E4908"/>
    <w:rsid w:val="003E49E2"/>
    <w:rsid w:val="003E4E8F"/>
    <w:rsid w:val="003E4EF3"/>
    <w:rsid w:val="003E5396"/>
    <w:rsid w:val="003E5418"/>
    <w:rsid w:val="003E553E"/>
    <w:rsid w:val="003E565E"/>
    <w:rsid w:val="003E56BD"/>
    <w:rsid w:val="003E57AF"/>
    <w:rsid w:val="003E57B3"/>
    <w:rsid w:val="003E57FD"/>
    <w:rsid w:val="003E59A9"/>
    <w:rsid w:val="003E59D2"/>
    <w:rsid w:val="003E59EB"/>
    <w:rsid w:val="003E5EF9"/>
    <w:rsid w:val="003E6049"/>
    <w:rsid w:val="003E615C"/>
    <w:rsid w:val="003E63B2"/>
    <w:rsid w:val="003E63C8"/>
    <w:rsid w:val="003E646E"/>
    <w:rsid w:val="003E649D"/>
    <w:rsid w:val="003E64ED"/>
    <w:rsid w:val="003E64FF"/>
    <w:rsid w:val="003E65AD"/>
    <w:rsid w:val="003E663B"/>
    <w:rsid w:val="003E678A"/>
    <w:rsid w:val="003E679D"/>
    <w:rsid w:val="003E6855"/>
    <w:rsid w:val="003E692F"/>
    <w:rsid w:val="003E6A52"/>
    <w:rsid w:val="003E6B07"/>
    <w:rsid w:val="003E6BBD"/>
    <w:rsid w:val="003E6D1D"/>
    <w:rsid w:val="003E6E26"/>
    <w:rsid w:val="003E7022"/>
    <w:rsid w:val="003E72EA"/>
    <w:rsid w:val="003E749E"/>
    <w:rsid w:val="003E75EA"/>
    <w:rsid w:val="003E7ABC"/>
    <w:rsid w:val="003E7AFB"/>
    <w:rsid w:val="003F0102"/>
    <w:rsid w:val="003F0136"/>
    <w:rsid w:val="003F0188"/>
    <w:rsid w:val="003F01BE"/>
    <w:rsid w:val="003F022F"/>
    <w:rsid w:val="003F0264"/>
    <w:rsid w:val="003F0318"/>
    <w:rsid w:val="003F037C"/>
    <w:rsid w:val="003F03D7"/>
    <w:rsid w:val="003F03DD"/>
    <w:rsid w:val="003F0A7E"/>
    <w:rsid w:val="003F0B61"/>
    <w:rsid w:val="003F0C56"/>
    <w:rsid w:val="003F0D43"/>
    <w:rsid w:val="003F0DC4"/>
    <w:rsid w:val="003F106C"/>
    <w:rsid w:val="003F10A1"/>
    <w:rsid w:val="003F10BF"/>
    <w:rsid w:val="003F115B"/>
    <w:rsid w:val="003F1177"/>
    <w:rsid w:val="003F11D4"/>
    <w:rsid w:val="003F11E6"/>
    <w:rsid w:val="003F1220"/>
    <w:rsid w:val="003F1263"/>
    <w:rsid w:val="003F1397"/>
    <w:rsid w:val="003F14B9"/>
    <w:rsid w:val="003F1609"/>
    <w:rsid w:val="003F1AA4"/>
    <w:rsid w:val="003F1AF9"/>
    <w:rsid w:val="003F1B11"/>
    <w:rsid w:val="003F1B75"/>
    <w:rsid w:val="003F1BE2"/>
    <w:rsid w:val="003F1CEE"/>
    <w:rsid w:val="003F1DBB"/>
    <w:rsid w:val="003F1E90"/>
    <w:rsid w:val="003F21C8"/>
    <w:rsid w:val="003F22A8"/>
    <w:rsid w:val="003F23C1"/>
    <w:rsid w:val="003F252F"/>
    <w:rsid w:val="003F26B6"/>
    <w:rsid w:val="003F27FF"/>
    <w:rsid w:val="003F284D"/>
    <w:rsid w:val="003F2877"/>
    <w:rsid w:val="003F29C0"/>
    <w:rsid w:val="003F2DCA"/>
    <w:rsid w:val="003F2E50"/>
    <w:rsid w:val="003F2F1C"/>
    <w:rsid w:val="003F31E1"/>
    <w:rsid w:val="003F32F9"/>
    <w:rsid w:val="003F3421"/>
    <w:rsid w:val="003F3520"/>
    <w:rsid w:val="003F36ED"/>
    <w:rsid w:val="003F3789"/>
    <w:rsid w:val="003F37E1"/>
    <w:rsid w:val="003F3A48"/>
    <w:rsid w:val="003F3D57"/>
    <w:rsid w:val="003F3EAB"/>
    <w:rsid w:val="003F435D"/>
    <w:rsid w:val="003F4495"/>
    <w:rsid w:val="003F45BE"/>
    <w:rsid w:val="003F4750"/>
    <w:rsid w:val="003F4759"/>
    <w:rsid w:val="003F4BEB"/>
    <w:rsid w:val="003F4D1F"/>
    <w:rsid w:val="003F5027"/>
    <w:rsid w:val="003F5156"/>
    <w:rsid w:val="003F5186"/>
    <w:rsid w:val="003F53B7"/>
    <w:rsid w:val="003F59F2"/>
    <w:rsid w:val="003F5AEF"/>
    <w:rsid w:val="003F5C23"/>
    <w:rsid w:val="003F5C83"/>
    <w:rsid w:val="003F5CEE"/>
    <w:rsid w:val="003F5CF5"/>
    <w:rsid w:val="003F5D19"/>
    <w:rsid w:val="003F5DBF"/>
    <w:rsid w:val="003F5E95"/>
    <w:rsid w:val="003F5FDF"/>
    <w:rsid w:val="003F6088"/>
    <w:rsid w:val="003F60A7"/>
    <w:rsid w:val="003F61CA"/>
    <w:rsid w:val="003F61F1"/>
    <w:rsid w:val="003F62B9"/>
    <w:rsid w:val="003F6394"/>
    <w:rsid w:val="003F63AD"/>
    <w:rsid w:val="003F641A"/>
    <w:rsid w:val="003F6441"/>
    <w:rsid w:val="003F684F"/>
    <w:rsid w:val="003F6869"/>
    <w:rsid w:val="003F6959"/>
    <w:rsid w:val="003F6A4B"/>
    <w:rsid w:val="003F6F23"/>
    <w:rsid w:val="003F6F39"/>
    <w:rsid w:val="003F70F8"/>
    <w:rsid w:val="003F7142"/>
    <w:rsid w:val="003F7271"/>
    <w:rsid w:val="003F727B"/>
    <w:rsid w:val="003F72A4"/>
    <w:rsid w:val="003F7321"/>
    <w:rsid w:val="003F7426"/>
    <w:rsid w:val="003F747D"/>
    <w:rsid w:val="003F75ED"/>
    <w:rsid w:val="003F76E9"/>
    <w:rsid w:val="003F786B"/>
    <w:rsid w:val="003F7899"/>
    <w:rsid w:val="003F7977"/>
    <w:rsid w:val="003F7AF3"/>
    <w:rsid w:val="003F7B90"/>
    <w:rsid w:val="003F7DEB"/>
    <w:rsid w:val="003F7E13"/>
    <w:rsid w:val="003F7E4D"/>
    <w:rsid w:val="003F7F8C"/>
    <w:rsid w:val="004003C6"/>
    <w:rsid w:val="00400633"/>
    <w:rsid w:val="00400780"/>
    <w:rsid w:val="00400A34"/>
    <w:rsid w:val="00400AF6"/>
    <w:rsid w:val="00400BB9"/>
    <w:rsid w:val="00401088"/>
    <w:rsid w:val="004011B6"/>
    <w:rsid w:val="004011D9"/>
    <w:rsid w:val="0040146A"/>
    <w:rsid w:val="0040149F"/>
    <w:rsid w:val="00401643"/>
    <w:rsid w:val="00401736"/>
    <w:rsid w:val="004017B2"/>
    <w:rsid w:val="0040193E"/>
    <w:rsid w:val="004019B7"/>
    <w:rsid w:val="00401B74"/>
    <w:rsid w:val="00401BC4"/>
    <w:rsid w:val="00401E4C"/>
    <w:rsid w:val="00401F40"/>
    <w:rsid w:val="00401F5C"/>
    <w:rsid w:val="00401F8F"/>
    <w:rsid w:val="00401F96"/>
    <w:rsid w:val="00401FB0"/>
    <w:rsid w:val="0040229F"/>
    <w:rsid w:val="004022CA"/>
    <w:rsid w:val="0040231F"/>
    <w:rsid w:val="004023B1"/>
    <w:rsid w:val="0040253B"/>
    <w:rsid w:val="004026CE"/>
    <w:rsid w:val="00402714"/>
    <w:rsid w:val="00402835"/>
    <w:rsid w:val="004029F0"/>
    <w:rsid w:val="00402A47"/>
    <w:rsid w:val="00402A6F"/>
    <w:rsid w:val="00402ED8"/>
    <w:rsid w:val="00402F68"/>
    <w:rsid w:val="0040315A"/>
    <w:rsid w:val="0040326C"/>
    <w:rsid w:val="00403293"/>
    <w:rsid w:val="004033E4"/>
    <w:rsid w:val="0040341D"/>
    <w:rsid w:val="00403453"/>
    <w:rsid w:val="004034B4"/>
    <w:rsid w:val="004035B9"/>
    <w:rsid w:val="004035FA"/>
    <w:rsid w:val="004037B2"/>
    <w:rsid w:val="00403847"/>
    <w:rsid w:val="004038B5"/>
    <w:rsid w:val="0040394A"/>
    <w:rsid w:val="00403A58"/>
    <w:rsid w:val="00403B4A"/>
    <w:rsid w:val="00403C70"/>
    <w:rsid w:val="00403CE4"/>
    <w:rsid w:val="00403D29"/>
    <w:rsid w:val="00403D34"/>
    <w:rsid w:val="00403D4B"/>
    <w:rsid w:val="00403F01"/>
    <w:rsid w:val="00404088"/>
    <w:rsid w:val="004045BC"/>
    <w:rsid w:val="004045ED"/>
    <w:rsid w:val="004046C4"/>
    <w:rsid w:val="004046D3"/>
    <w:rsid w:val="0040492F"/>
    <w:rsid w:val="00404A06"/>
    <w:rsid w:val="00404BF3"/>
    <w:rsid w:val="00404D29"/>
    <w:rsid w:val="00404DB5"/>
    <w:rsid w:val="00404EA8"/>
    <w:rsid w:val="00404F17"/>
    <w:rsid w:val="00404F3B"/>
    <w:rsid w:val="004051F9"/>
    <w:rsid w:val="00405422"/>
    <w:rsid w:val="00405426"/>
    <w:rsid w:val="00405462"/>
    <w:rsid w:val="004055DA"/>
    <w:rsid w:val="00405918"/>
    <w:rsid w:val="0040597A"/>
    <w:rsid w:val="00405B54"/>
    <w:rsid w:val="00405B9E"/>
    <w:rsid w:val="00405BF8"/>
    <w:rsid w:val="00405CA9"/>
    <w:rsid w:val="00405CD2"/>
    <w:rsid w:val="00405D36"/>
    <w:rsid w:val="00405E4E"/>
    <w:rsid w:val="00405F1A"/>
    <w:rsid w:val="00406025"/>
    <w:rsid w:val="004060BE"/>
    <w:rsid w:val="004060C2"/>
    <w:rsid w:val="004061F6"/>
    <w:rsid w:val="004062B4"/>
    <w:rsid w:val="004064C6"/>
    <w:rsid w:val="004068A3"/>
    <w:rsid w:val="004069CB"/>
    <w:rsid w:val="00406AD6"/>
    <w:rsid w:val="00406BC4"/>
    <w:rsid w:val="00406EF6"/>
    <w:rsid w:val="00406F9B"/>
    <w:rsid w:val="00407193"/>
    <w:rsid w:val="0040741A"/>
    <w:rsid w:val="004074AB"/>
    <w:rsid w:val="004074D7"/>
    <w:rsid w:val="00407569"/>
    <w:rsid w:val="004075D9"/>
    <w:rsid w:val="004076DD"/>
    <w:rsid w:val="0040772D"/>
    <w:rsid w:val="004077A6"/>
    <w:rsid w:val="004078AD"/>
    <w:rsid w:val="00407BAF"/>
    <w:rsid w:val="00407C96"/>
    <w:rsid w:val="00407D23"/>
    <w:rsid w:val="00410362"/>
    <w:rsid w:val="00410536"/>
    <w:rsid w:val="0041080B"/>
    <w:rsid w:val="004108A6"/>
    <w:rsid w:val="004108AD"/>
    <w:rsid w:val="00410957"/>
    <w:rsid w:val="004109D7"/>
    <w:rsid w:val="00410A8B"/>
    <w:rsid w:val="00410AB0"/>
    <w:rsid w:val="00410AC2"/>
    <w:rsid w:val="00410AE7"/>
    <w:rsid w:val="00410B94"/>
    <w:rsid w:val="00410C61"/>
    <w:rsid w:val="00410DE9"/>
    <w:rsid w:val="00410E7E"/>
    <w:rsid w:val="00410EFA"/>
    <w:rsid w:val="00410FBB"/>
    <w:rsid w:val="00411058"/>
    <w:rsid w:val="0041117A"/>
    <w:rsid w:val="0041120F"/>
    <w:rsid w:val="00411211"/>
    <w:rsid w:val="00411322"/>
    <w:rsid w:val="0041139D"/>
    <w:rsid w:val="00411647"/>
    <w:rsid w:val="004117B9"/>
    <w:rsid w:val="004119ED"/>
    <w:rsid w:val="00411BEC"/>
    <w:rsid w:val="00411C15"/>
    <w:rsid w:val="00411D61"/>
    <w:rsid w:val="00411DEE"/>
    <w:rsid w:val="00411FBC"/>
    <w:rsid w:val="004120F4"/>
    <w:rsid w:val="00412147"/>
    <w:rsid w:val="004121D4"/>
    <w:rsid w:val="004125BB"/>
    <w:rsid w:val="00412877"/>
    <w:rsid w:val="00412990"/>
    <w:rsid w:val="00412AFD"/>
    <w:rsid w:val="00412C45"/>
    <w:rsid w:val="00412E30"/>
    <w:rsid w:val="00412EA0"/>
    <w:rsid w:val="00412EF7"/>
    <w:rsid w:val="00412FDF"/>
    <w:rsid w:val="00412FE5"/>
    <w:rsid w:val="00413122"/>
    <w:rsid w:val="004131BC"/>
    <w:rsid w:val="004131F5"/>
    <w:rsid w:val="00413304"/>
    <w:rsid w:val="004133C6"/>
    <w:rsid w:val="004133DE"/>
    <w:rsid w:val="0041344B"/>
    <w:rsid w:val="004135C1"/>
    <w:rsid w:val="0041366F"/>
    <w:rsid w:val="0041370C"/>
    <w:rsid w:val="004137DF"/>
    <w:rsid w:val="004137FD"/>
    <w:rsid w:val="00413851"/>
    <w:rsid w:val="00413A5B"/>
    <w:rsid w:val="00413D8D"/>
    <w:rsid w:val="00413E38"/>
    <w:rsid w:val="00413E3C"/>
    <w:rsid w:val="00413F67"/>
    <w:rsid w:val="00414080"/>
    <w:rsid w:val="0041437C"/>
    <w:rsid w:val="00414402"/>
    <w:rsid w:val="0041458C"/>
    <w:rsid w:val="004145DB"/>
    <w:rsid w:val="00414837"/>
    <w:rsid w:val="00414A07"/>
    <w:rsid w:val="00414DA9"/>
    <w:rsid w:val="00414E51"/>
    <w:rsid w:val="00414ECF"/>
    <w:rsid w:val="00415097"/>
    <w:rsid w:val="004150BA"/>
    <w:rsid w:val="004150C8"/>
    <w:rsid w:val="00415229"/>
    <w:rsid w:val="0041543C"/>
    <w:rsid w:val="004154E2"/>
    <w:rsid w:val="00415840"/>
    <w:rsid w:val="00415906"/>
    <w:rsid w:val="00415B54"/>
    <w:rsid w:val="00415BDB"/>
    <w:rsid w:val="00415CD3"/>
    <w:rsid w:val="00415DF2"/>
    <w:rsid w:val="00415F50"/>
    <w:rsid w:val="004160C0"/>
    <w:rsid w:val="004160E0"/>
    <w:rsid w:val="00416126"/>
    <w:rsid w:val="0041618D"/>
    <w:rsid w:val="00416432"/>
    <w:rsid w:val="004164E2"/>
    <w:rsid w:val="00416558"/>
    <w:rsid w:val="004165B5"/>
    <w:rsid w:val="004165C4"/>
    <w:rsid w:val="004165CC"/>
    <w:rsid w:val="00416609"/>
    <w:rsid w:val="00416675"/>
    <w:rsid w:val="0041670A"/>
    <w:rsid w:val="004167EC"/>
    <w:rsid w:val="004168D0"/>
    <w:rsid w:val="00416BAF"/>
    <w:rsid w:val="00416BD7"/>
    <w:rsid w:val="00416E2E"/>
    <w:rsid w:val="00416EFC"/>
    <w:rsid w:val="00416F63"/>
    <w:rsid w:val="00416FA2"/>
    <w:rsid w:val="00417417"/>
    <w:rsid w:val="00417479"/>
    <w:rsid w:val="00417582"/>
    <w:rsid w:val="00417A28"/>
    <w:rsid w:val="00417AA3"/>
    <w:rsid w:val="00417B19"/>
    <w:rsid w:val="00417CE1"/>
    <w:rsid w:val="00417FBC"/>
    <w:rsid w:val="00420155"/>
    <w:rsid w:val="004201EB"/>
    <w:rsid w:val="0042042C"/>
    <w:rsid w:val="00420510"/>
    <w:rsid w:val="004206D4"/>
    <w:rsid w:val="004206F7"/>
    <w:rsid w:val="00420738"/>
    <w:rsid w:val="004207EE"/>
    <w:rsid w:val="00420A1F"/>
    <w:rsid w:val="00420A91"/>
    <w:rsid w:val="00420BE0"/>
    <w:rsid w:val="00420C0E"/>
    <w:rsid w:val="00420E5C"/>
    <w:rsid w:val="004210B8"/>
    <w:rsid w:val="0042127F"/>
    <w:rsid w:val="00421336"/>
    <w:rsid w:val="004214E5"/>
    <w:rsid w:val="004216E6"/>
    <w:rsid w:val="00421925"/>
    <w:rsid w:val="00421A55"/>
    <w:rsid w:val="00421A74"/>
    <w:rsid w:val="00421B19"/>
    <w:rsid w:val="00421BFE"/>
    <w:rsid w:val="00421CDA"/>
    <w:rsid w:val="00421F53"/>
    <w:rsid w:val="00421F54"/>
    <w:rsid w:val="00421FAB"/>
    <w:rsid w:val="0042234F"/>
    <w:rsid w:val="00422405"/>
    <w:rsid w:val="00422466"/>
    <w:rsid w:val="004225F8"/>
    <w:rsid w:val="0042267A"/>
    <w:rsid w:val="0042271C"/>
    <w:rsid w:val="00422915"/>
    <w:rsid w:val="00422B08"/>
    <w:rsid w:val="00422B32"/>
    <w:rsid w:val="00422C15"/>
    <w:rsid w:val="00422F02"/>
    <w:rsid w:val="00422F68"/>
    <w:rsid w:val="00422F8D"/>
    <w:rsid w:val="004230DD"/>
    <w:rsid w:val="004231F7"/>
    <w:rsid w:val="00423272"/>
    <w:rsid w:val="004232D9"/>
    <w:rsid w:val="00423402"/>
    <w:rsid w:val="00423414"/>
    <w:rsid w:val="004236A6"/>
    <w:rsid w:val="00423781"/>
    <w:rsid w:val="004238E3"/>
    <w:rsid w:val="00423AEB"/>
    <w:rsid w:val="00423B22"/>
    <w:rsid w:val="00423B27"/>
    <w:rsid w:val="00423BB5"/>
    <w:rsid w:val="00423D12"/>
    <w:rsid w:val="00423D2F"/>
    <w:rsid w:val="00423DBF"/>
    <w:rsid w:val="00423E10"/>
    <w:rsid w:val="00423EB0"/>
    <w:rsid w:val="00424045"/>
    <w:rsid w:val="00424086"/>
    <w:rsid w:val="004245E1"/>
    <w:rsid w:val="004246F8"/>
    <w:rsid w:val="00424756"/>
    <w:rsid w:val="0042478F"/>
    <w:rsid w:val="004249AF"/>
    <w:rsid w:val="004249E1"/>
    <w:rsid w:val="00424DF8"/>
    <w:rsid w:val="00424E0A"/>
    <w:rsid w:val="004250CB"/>
    <w:rsid w:val="004251AC"/>
    <w:rsid w:val="00425456"/>
    <w:rsid w:val="0042546D"/>
    <w:rsid w:val="004256BC"/>
    <w:rsid w:val="00425781"/>
    <w:rsid w:val="0042583A"/>
    <w:rsid w:val="00425B4D"/>
    <w:rsid w:val="00425B78"/>
    <w:rsid w:val="00425E9F"/>
    <w:rsid w:val="00425ED8"/>
    <w:rsid w:val="00425F0A"/>
    <w:rsid w:val="00425F1C"/>
    <w:rsid w:val="0042605A"/>
    <w:rsid w:val="004261F1"/>
    <w:rsid w:val="00426254"/>
    <w:rsid w:val="0042626E"/>
    <w:rsid w:val="00426280"/>
    <w:rsid w:val="00426341"/>
    <w:rsid w:val="00426406"/>
    <w:rsid w:val="0042640E"/>
    <w:rsid w:val="004265F2"/>
    <w:rsid w:val="004266EB"/>
    <w:rsid w:val="0042676C"/>
    <w:rsid w:val="004267C7"/>
    <w:rsid w:val="00426A51"/>
    <w:rsid w:val="00426A7B"/>
    <w:rsid w:val="00426C22"/>
    <w:rsid w:val="00426D5F"/>
    <w:rsid w:val="00426F3C"/>
    <w:rsid w:val="004270E1"/>
    <w:rsid w:val="0042724C"/>
    <w:rsid w:val="00427269"/>
    <w:rsid w:val="004273A5"/>
    <w:rsid w:val="004273B8"/>
    <w:rsid w:val="004274B0"/>
    <w:rsid w:val="004274CB"/>
    <w:rsid w:val="004274D7"/>
    <w:rsid w:val="004275A0"/>
    <w:rsid w:val="0042763A"/>
    <w:rsid w:val="004277AA"/>
    <w:rsid w:val="0042786C"/>
    <w:rsid w:val="004278AC"/>
    <w:rsid w:val="004279DC"/>
    <w:rsid w:val="00427B03"/>
    <w:rsid w:val="00427BC1"/>
    <w:rsid w:val="00427D0C"/>
    <w:rsid w:val="00427E69"/>
    <w:rsid w:val="00427F6D"/>
    <w:rsid w:val="004301AE"/>
    <w:rsid w:val="004301F2"/>
    <w:rsid w:val="00430371"/>
    <w:rsid w:val="00430393"/>
    <w:rsid w:val="004303DD"/>
    <w:rsid w:val="004304C8"/>
    <w:rsid w:val="00430513"/>
    <w:rsid w:val="00430552"/>
    <w:rsid w:val="00430563"/>
    <w:rsid w:val="004308BB"/>
    <w:rsid w:val="00430A93"/>
    <w:rsid w:val="00430B46"/>
    <w:rsid w:val="00430BFD"/>
    <w:rsid w:val="00430CB1"/>
    <w:rsid w:val="00431624"/>
    <w:rsid w:val="0043163F"/>
    <w:rsid w:val="004316BD"/>
    <w:rsid w:val="00431701"/>
    <w:rsid w:val="004317A9"/>
    <w:rsid w:val="004318AD"/>
    <w:rsid w:val="0043197C"/>
    <w:rsid w:val="004319B1"/>
    <w:rsid w:val="00431B4F"/>
    <w:rsid w:val="00431CE7"/>
    <w:rsid w:val="00431D98"/>
    <w:rsid w:val="00431DD7"/>
    <w:rsid w:val="00431DFF"/>
    <w:rsid w:val="00431F02"/>
    <w:rsid w:val="00431F12"/>
    <w:rsid w:val="00431F13"/>
    <w:rsid w:val="00432030"/>
    <w:rsid w:val="004321A3"/>
    <w:rsid w:val="004321BF"/>
    <w:rsid w:val="0043236F"/>
    <w:rsid w:val="004323C3"/>
    <w:rsid w:val="0043240B"/>
    <w:rsid w:val="00432513"/>
    <w:rsid w:val="004325AD"/>
    <w:rsid w:val="00432703"/>
    <w:rsid w:val="004328EA"/>
    <w:rsid w:val="00432B1E"/>
    <w:rsid w:val="00432B2B"/>
    <w:rsid w:val="00432B71"/>
    <w:rsid w:val="00432CBF"/>
    <w:rsid w:val="00432E2F"/>
    <w:rsid w:val="00432E85"/>
    <w:rsid w:val="00432FC2"/>
    <w:rsid w:val="00433175"/>
    <w:rsid w:val="00433636"/>
    <w:rsid w:val="004337EF"/>
    <w:rsid w:val="0043382C"/>
    <w:rsid w:val="00433874"/>
    <w:rsid w:val="0043399F"/>
    <w:rsid w:val="00433A16"/>
    <w:rsid w:val="00433BA4"/>
    <w:rsid w:val="00433BF5"/>
    <w:rsid w:val="00433E53"/>
    <w:rsid w:val="00433E7C"/>
    <w:rsid w:val="00433F71"/>
    <w:rsid w:val="0043405D"/>
    <w:rsid w:val="00434293"/>
    <w:rsid w:val="004344FB"/>
    <w:rsid w:val="00434534"/>
    <w:rsid w:val="0043454A"/>
    <w:rsid w:val="004345E9"/>
    <w:rsid w:val="0043474F"/>
    <w:rsid w:val="004347F5"/>
    <w:rsid w:val="00434A92"/>
    <w:rsid w:val="00434AD2"/>
    <w:rsid w:val="00434BC5"/>
    <w:rsid w:val="00434E24"/>
    <w:rsid w:val="00435212"/>
    <w:rsid w:val="0043527C"/>
    <w:rsid w:val="004352DE"/>
    <w:rsid w:val="004353F8"/>
    <w:rsid w:val="004354D0"/>
    <w:rsid w:val="004355B7"/>
    <w:rsid w:val="004356DB"/>
    <w:rsid w:val="00435798"/>
    <w:rsid w:val="004359D8"/>
    <w:rsid w:val="00435AE0"/>
    <w:rsid w:val="00435B0A"/>
    <w:rsid w:val="00435B52"/>
    <w:rsid w:val="00435BFB"/>
    <w:rsid w:val="00435C33"/>
    <w:rsid w:val="00435C8D"/>
    <w:rsid w:val="00435DAF"/>
    <w:rsid w:val="00435DDC"/>
    <w:rsid w:val="00435E92"/>
    <w:rsid w:val="004362D5"/>
    <w:rsid w:val="004363A1"/>
    <w:rsid w:val="004364D5"/>
    <w:rsid w:val="004364E5"/>
    <w:rsid w:val="0043659F"/>
    <w:rsid w:val="004365C9"/>
    <w:rsid w:val="00436738"/>
    <w:rsid w:val="004367A5"/>
    <w:rsid w:val="004367DD"/>
    <w:rsid w:val="004368B6"/>
    <w:rsid w:val="00436A73"/>
    <w:rsid w:val="00436B17"/>
    <w:rsid w:val="00436B6A"/>
    <w:rsid w:val="00436BA9"/>
    <w:rsid w:val="00436D2A"/>
    <w:rsid w:val="00436D89"/>
    <w:rsid w:val="00436DE7"/>
    <w:rsid w:val="00436F86"/>
    <w:rsid w:val="0043709E"/>
    <w:rsid w:val="00437102"/>
    <w:rsid w:val="00437147"/>
    <w:rsid w:val="00437242"/>
    <w:rsid w:val="004372CF"/>
    <w:rsid w:val="00437571"/>
    <w:rsid w:val="004375A2"/>
    <w:rsid w:val="0043767A"/>
    <w:rsid w:val="00437868"/>
    <w:rsid w:val="0043788F"/>
    <w:rsid w:val="00437958"/>
    <w:rsid w:val="00437AFC"/>
    <w:rsid w:val="00437BC2"/>
    <w:rsid w:val="00437C09"/>
    <w:rsid w:val="00437C92"/>
    <w:rsid w:val="00437F37"/>
    <w:rsid w:val="00437FDA"/>
    <w:rsid w:val="00440189"/>
    <w:rsid w:val="004402A0"/>
    <w:rsid w:val="004402E2"/>
    <w:rsid w:val="0044034B"/>
    <w:rsid w:val="00440619"/>
    <w:rsid w:val="0044086D"/>
    <w:rsid w:val="00440931"/>
    <w:rsid w:val="00440950"/>
    <w:rsid w:val="00440A1A"/>
    <w:rsid w:val="00440AD6"/>
    <w:rsid w:val="00440AE1"/>
    <w:rsid w:val="00440B39"/>
    <w:rsid w:val="00440CAF"/>
    <w:rsid w:val="00440DA3"/>
    <w:rsid w:val="00440F00"/>
    <w:rsid w:val="00440FAD"/>
    <w:rsid w:val="00440FC4"/>
    <w:rsid w:val="004410F4"/>
    <w:rsid w:val="004411AE"/>
    <w:rsid w:val="0044152C"/>
    <w:rsid w:val="004415D3"/>
    <w:rsid w:val="004415DA"/>
    <w:rsid w:val="00441888"/>
    <w:rsid w:val="004418A0"/>
    <w:rsid w:val="00441971"/>
    <w:rsid w:val="00441CEA"/>
    <w:rsid w:val="00441F70"/>
    <w:rsid w:val="0044210A"/>
    <w:rsid w:val="004421A4"/>
    <w:rsid w:val="0044234A"/>
    <w:rsid w:val="004424DF"/>
    <w:rsid w:val="004424F1"/>
    <w:rsid w:val="004425A9"/>
    <w:rsid w:val="00442689"/>
    <w:rsid w:val="004426F9"/>
    <w:rsid w:val="00442732"/>
    <w:rsid w:val="00442890"/>
    <w:rsid w:val="00442915"/>
    <w:rsid w:val="0044292F"/>
    <w:rsid w:val="00442995"/>
    <w:rsid w:val="00442E15"/>
    <w:rsid w:val="00442E83"/>
    <w:rsid w:val="00442E88"/>
    <w:rsid w:val="00442FCF"/>
    <w:rsid w:val="0044304E"/>
    <w:rsid w:val="004431E3"/>
    <w:rsid w:val="00443362"/>
    <w:rsid w:val="00443373"/>
    <w:rsid w:val="004433B5"/>
    <w:rsid w:val="0044353B"/>
    <w:rsid w:val="0044358C"/>
    <w:rsid w:val="0044380B"/>
    <w:rsid w:val="004438A1"/>
    <w:rsid w:val="00443A2B"/>
    <w:rsid w:val="00443EE9"/>
    <w:rsid w:val="0044427E"/>
    <w:rsid w:val="0044433C"/>
    <w:rsid w:val="00444393"/>
    <w:rsid w:val="004443E6"/>
    <w:rsid w:val="004444B7"/>
    <w:rsid w:val="0044461E"/>
    <w:rsid w:val="004449C2"/>
    <w:rsid w:val="004449D9"/>
    <w:rsid w:val="00444C90"/>
    <w:rsid w:val="00444D90"/>
    <w:rsid w:val="00444DD5"/>
    <w:rsid w:val="00444EF1"/>
    <w:rsid w:val="00445004"/>
    <w:rsid w:val="00445201"/>
    <w:rsid w:val="0044532C"/>
    <w:rsid w:val="00445396"/>
    <w:rsid w:val="004454C8"/>
    <w:rsid w:val="004454F2"/>
    <w:rsid w:val="0044551E"/>
    <w:rsid w:val="00445542"/>
    <w:rsid w:val="00445577"/>
    <w:rsid w:val="004455C7"/>
    <w:rsid w:val="004455C8"/>
    <w:rsid w:val="004457BA"/>
    <w:rsid w:val="00445AFA"/>
    <w:rsid w:val="00445CA6"/>
    <w:rsid w:val="00445D01"/>
    <w:rsid w:val="00445E01"/>
    <w:rsid w:val="00445F9D"/>
    <w:rsid w:val="0044609B"/>
    <w:rsid w:val="0044646E"/>
    <w:rsid w:val="004464AB"/>
    <w:rsid w:val="00446541"/>
    <w:rsid w:val="0044656A"/>
    <w:rsid w:val="004465D4"/>
    <w:rsid w:val="004466D1"/>
    <w:rsid w:val="0044675C"/>
    <w:rsid w:val="00446A4B"/>
    <w:rsid w:val="00446AB0"/>
    <w:rsid w:val="00446B48"/>
    <w:rsid w:val="00446B89"/>
    <w:rsid w:val="00446CA0"/>
    <w:rsid w:val="00446D66"/>
    <w:rsid w:val="00446E3C"/>
    <w:rsid w:val="00446E79"/>
    <w:rsid w:val="00446FAE"/>
    <w:rsid w:val="0044706D"/>
    <w:rsid w:val="00447246"/>
    <w:rsid w:val="00447279"/>
    <w:rsid w:val="0044727D"/>
    <w:rsid w:val="004472C9"/>
    <w:rsid w:val="004473E4"/>
    <w:rsid w:val="0044743E"/>
    <w:rsid w:val="004474E2"/>
    <w:rsid w:val="00447552"/>
    <w:rsid w:val="00447724"/>
    <w:rsid w:val="004478A2"/>
    <w:rsid w:val="004479D5"/>
    <w:rsid w:val="00447C0A"/>
    <w:rsid w:val="00447C70"/>
    <w:rsid w:val="00447F9B"/>
    <w:rsid w:val="0045000C"/>
    <w:rsid w:val="00450198"/>
    <w:rsid w:val="0045038C"/>
    <w:rsid w:val="004503A1"/>
    <w:rsid w:val="004503D0"/>
    <w:rsid w:val="00450494"/>
    <w:rsid w:val="00450632"/>
    <w:rsid w:val="004507FF"/>
    <w:rsid w:val="00450ABF"/>
    <w:rsid w:val="00450D90"/>
    <w:rsid w:val="00451050"/>
    <w:rsid w:val="0045111A"/>
    <w:rsid w:val="004512F5"/>
    <w:rsid w:val="004515D7"/>
    <w:rsid w:val="004515FC"/>
    <w:rsid w:val="00451B95"/>
    <w:rsid w:val="00451CD4"/>
    <w:rsid w:val="00451F85"/>
    <w:rsid w:val="004521AE"/>
    <w:rsid w:val="00452206"/>
    <w:rsid w:val="00452778"/>
    <w:rsid w:val="00452812"/>
    <w:rsid w:val="004529B7"/>
    <w:rsid w:val="00452A6C"/>
    <w:rsid w:val="00452A8B"/>
    <w:rsid w:val="00452AD5"/>
    <w:rsid w:val="00452CE3"/>
    <w:rsid w:val="00452D83"/>
    <w:rsid w:val="00452DAA"/>
    <w:rsid w:val="00452FD3"/>
    <w:rsid w:val="0045303B"/>
    <w:rsid w:val="00453054"/>
    <w:rsid w:val="004530A4"/>
    <w:rsid w:val="0045311D"/>
    <w:rsid w:val="00453124"/>
    <w:rsid w:val="00453126"/>
    <w:rsid w:val="00453196"/>
    <w:rsid w:val="00453197"/>
    <w:rsid w:val="0045345C"/>
    <w:rsid w:val="00453551"/>
    <w:rsid w:val="004535B0"/>
    <w:rsid w:val="004536E6"/>
    <w:rsid w:val="004538B0"/>
    <w:rsid w:val="00453943"/>
    <w:rsid w:val="00453B40"/>
    <w:rsid w:val="00453D1F"/>
    <w:rsid w:val="00453E90"/>
    <w:rsid w:val="00454036"/>
    <w:rsid w:val="004542BD"/>
    <w:rsid w:val="004542D5"/>
    <w:rsid w:val="00454323"/>
    <w:rsid w:val="0045458C"/>
    <w:rsid w:val="004545CF"/>
    <w:rsid w:val="004546E0"/>
    <w:rsid w:val="0045470E"/>
    <w:rsid w:val="004548F3"/>
    <w:rsid w:val="00454905"/>
    <w:rsid w:val="0045495C"/>
    <w:rsid w:val="00454A7B"/>
    <w:rsid w:val="00454C4A"/>
    <w:rsid w:val="00454CF5"/>
    <w:rsid w:val="00454E74"/>
    <w:rsid w:val="004550AC"/>
    <w:rsid w:val="00455327"/>
    <w:rsid w:val="0045536A"/>
    <w:rsid w:val="004553DE"/>
    <w:rsid w:val="004555C2"/>
    <w:rsid w:val="0045560F"/>
    <w:rsid w:val="00455673"/>
    <w:rsid w:val="00455823"/>
    <w:rsid w:val="00455862"/>
    <w:rsid w:val="00455A08"/>
    <w:rsid w:val="00455B9C"/>
    <w:rsid w:val="00455BE6"/>
    <w:rsid w:val="00455C1D"/>
    <w:rsid w:val="00455C89"/>
    <w:rsid w:val="00455DE6"/>
    <w:rsid w:val="00455EC7"/>
    <w:rsid w:val="00455EFF"/>
    <w:rsid w:val="00455F53"/>
    <w:rsid w:val="00455FCE"/>
    <w:rsid w:val="004563A0"/>
    <w:rsid w:val="00456503"/>
    <w:rsid w:val="00456537"/>
    <w:rsid w:val="00456620"/>
    <w:rsid w:val="00456876"/>
    <w:rsid w:val="0045690A"/>
    <w:rsid w:val="004569A5"/>
    <w:rsid w:val="00456C74"/>
    <w:rsid w:val="00456CCC"/>
    <w:rsid w:val="00456EA3"/>
    <w:rsid w:val="00456F7B"/>
    <w:rsid w:val="00456FDE"/>
    <w:rsid w:val="00457032"/>
    <w:rsid w:val="0045705D"/>
    <w:rsid w:val="004571D0"/>
    <w:rsid w:val="004572F7"/>
    <w:rsid w:val="004573B3"/>
    <w:rsid w:val="00457469"/>
    <w:rsid w:val="00457481"/>
    <w:rsid w:val="0045752B"/>
    <w:rsid w:val="00457544"/>
    <w:rsid w:val="0045757D"/>
    <w:rsid w:val="004575FF"/>
    <w:rsid w:val="004576B5"/>
    <w:rsid w:val="00457735"/>
    <w:rsid w:val="004578D4"/>
    <w:rsid w:val="00457A18"/>
    <w:rsid w:val="00457E0D"/>
    <w:rsid w:val="00457E14"/>
    <w:rsid w:val="00457E9A"/>
    <w:rsid w:val="004600C1"/>
    <w:rsid w:val="0046020A"/>
    <w:rsid w:val="00460437"/>
    <w:rsid w:val="004607C3"/>
    <w:rsid w:val="004607CB"/>
    <w:rsid w:val="00460881"/>
    <w:rsid w:val="00460899"/>
    <w:rsid w:val="0046091F"/>
    <w:rsid w:val="00460A42"/>
    <w:rsid w:val="00460B88"/>
    <w:rsid w:val="00460BB6"/>
    <w:rsid w:val="00460C44"/>
    <w:rsid w:val="00460D3F"/>
    <w:rsid w:val="00460DF4"/>
    <w:rsid w:val="00460FEB"/>
    <w:rsid w:val="00461298"/>
    <w:rsid w:val="00461421"/>
    <w:rsid w:val="004614E8"/>
    <w:rsid w:val="004614F6"/>
    <w:rsid w:val="00461528"/>
    <w:rsid w:val="004616E1"/>
    <w:rsid w:val="0046184C"/>
    <w:rsid w:val="004618C1"/>
    <w:rsid w:val="00461A2E"/>
    <w:rsid w:val="00461C92"/>
    <w:rsid w:val="00461E0A"/>
    <w:rsid w:val="00461E96"/>
    <w:rsid w:val="004620E6"/>
    <w:rsid w:val="0046251A"/>
    <w:rsid w:val="00462526"/>
    <w:rsid w:val="0046269C"/>
    <w:rsid w:val="00462700"/>
    <w:rsid w:val="0046293F"/>
    <w:rsid w:val="004629C7"/>
    <w:rsid w:val="00462BA4"/>
    <w:rsid w:val="00462BD4"/>
    <w:rsid w:val="00462BDC"/>
    <w:rsid w:val="00462BEB"/>
    <w:rsid w:val="00462DF1"/>
    <w:rsid w:val="00462E27"/>
    <w:rsid w:val="00462F9F"/>
    <w:rsid w:val="0046306E"/>
    <w:rsid w:val="0046315E"/>
    <w:rsid w:val="004631E9"/>
    <w:rsid w:val="004632BF"/>
    <w:rsid w:val="004633AB"/>
    <w:rsid w:val="0046359A"/>
    <w:rsid w:val="0046359D"/>
    <w:rsid w:val="004638B2"/>
    <w:rsid w:val="00463939"/>
    <w:rsid w:val="00463B30"/>
    <w:rsid w:val="00463B3D"/>
    <w:rsid w:val="00463C2C"/>
    <w:rsid w:val="00463C39"/>
    <w:rsid w:val="00463C3F"/>
    <w:rsid w:val="00463D2F"/>
    <w:rsid w:val="00464191"/>
    <w:rsid w:val="00464238"/>
    <w:rsid w:val="0046482F"/>
    <w:rsid w:val="0046483B"/>
    <w:rsid w:val="00464ACB"/>
    <w:rsid w:val="00464CA9"/>
    <w:rsid w:val="00464F20"/>
    <w:rsid w:val="00464FE2"/>
    <w:rsid w:val="0046503D"/>
    <w:rsid w:val="004653BF"/>
    <w:rsid w:val="0046542F"/>
    <w:rsid w:val="004654F4"/>
    <w:rsid w:val="0046565C"/>
    <w:rsid w:val="004656AB"/>
    <w:rsid w:val="004656BD"/>
    <w:rsid w:val="00465855"/>
    <w:rsid w:val="00465888"/>
    <w:rsid w:val="00465B9A"/>
    <w:rsid w:val="00465C5E"/>
    <w:rsid w:val="00465E00"/>
    <w:rsid w:val="00465E80"/>
    <w:rsid w:val="004662DD"/>
    <w:rsid w:val="00466401"/>
    <w:rsid w:val="004664C3"/>
    <w:rsid w:val="004664E2"/>
    <w:rsid w:val="00466670"/>
    <w:rsid w:val="00466822"/>
    <w:rsid w:val="0046682A"/>
    <w:rsid w:val="00466913"/>
    <w:rsid w:val="00466A25"/>
    <w:rsid w:val="00466A53"/>
    <w:rsid w:val="00466B2B"/>
    <w:rsid w:val="00466B30"/>
    <w:rsid w:val="00466B86"/>
    <w:rsid w:val="00466BDD"/>
    <w:rsid w:val="00466CC0"/>
    <w:rsid w:val="00466D7C"/>
    <w:rsid w:val="00466DF7"/>
    <w:rsid w:val="004672C5"/>
    <w:rsid w:val="004672FA"/>
    <w:rsid w:val="00467779"/>
    <w:rsid w:val="0046788C"/>
    <w:rsid w:val="00467BFC"/>
    <w:rsid w:val="00467C72"/>
    <w:rsid w:val="00467D0C"/>
    <w:rsid w:val="00467D13"/>
    <w:rsid w:val="00467D53"/>
    <w:rsid w:val="00467D73"/>
    <w:rsid w:val="00467DA8"/>
    <w:rsid w:val="00467F0C"/>
    <w:rsid w:val="00467F63"/>
    <w:rsid w:val="0047002A"/>
    <w:rsid w:val="00470090"/>
    <w:rsid w:val="00470244"/>
    <w:rsid w:val="004702EE"/>
    <w:rsid w:val="004702FC"/>
    <w:rsid w:val="004702FD"/>
    <w:rsid w:val="00470332"/>
    <w:rsid w:val="0047040A"/>
    <w:rsid w:val="00470603"/>
    <w:rsid w:val="00470632"/>
    <w:rsid w:val="00470838"/>
    <w:rsid w:val="00470B92"/>
    <w:rsid w:val="00470DA1"/>
    <w:rsid w:val="00470E51"/>
    <w:rsid w:val="00470F45"/>
    <w:rsid w:val="0047115D"/>
    <w:rsid w:val="00471272"/>
    <w:rsid w:val="004716A4"/>
    <w:rsid w:val="00471725"/>
    <w:rsid w:val="00471738"/>
    <w:rsid w:val="00471757"/>
    <w:rsid w:val="00471797"/>
    <w:rsid w:val="00471964"/>
    <w:rsid w:val="00471A28"/>
    <w:rsid w:val="00471AE5"/>
    <w:rsid w:val="00471B0F"/>
    <w:rsid w:val="00471B98"/>
    <w:rsid w:val="00471CF8"/>
    <w:rsid w:val="00471E13"/>
    <w:rsid w:val="00471F6B"/>
    <w:rsid w:val="004720DF"/>
    <w:rsid w:val="0047220A"/>
    <w:rsid w:val="004723D9"/>
    <w:rsid w:val="00472409"/>
    <w:rsid w:val="004726D6"/>
    <w:rsid w:val="00472860"/>
    <w:rsid w:val="00472989"/>
    <w:rsid w:val="004729E2"/>
    <w:rsid w:val="00472D1B"/>
    <w:rsid w:val="00472EDF"/>
    <w:rsid w:val="0047301D"/>
    <w:rsid w:val="004732D4"/>
    <w:rsid w:val="004733E5"/>
    <w:rsid w:val="004734A3"/>
    <w:rsid w:val="004735EE"/>
    <w:rsid w:val="004736B2"/>
    <w:rsid w:val="00473767"/>
    <w:rsid w:val="0047388B"/>
    <w:rsid w:val="00473897"/>
    <w:rsid w:val="004739AE"/>
    <w:rsid w:val="00473A3E"/>
    <w:rsid w:val="00473AA9"/>
    <w:rsid w:val="00473D8D"/>
    <w:rsid w:val="00473FA8"/>
    <w:rsid w:val="00474121"/>
    <w:rsid w:val="00474484"/>
    <w:rsid w:val="0047455D"/>
    <w:rsid w:val="00474565"/>
    <w:rsid w:val="004746B4"/>
    <w:rsid w:val="00474735"/>
    <w:rsid w:val="00474957"/>
    <w:rsid w:val="00474C5C"/>
    <w:rsid w:val="00474DF4"/>
    <w:rsid w:val="00474EFC"/>
    <w:rsid w:val="00474F36"/>
    <w:rsid w:val="0047501C"/>
    <w:rsid w:val="0047519F"/>
    <w:rsid w:val="004751BE"/>
    <w:rsid w:val="00475487"/>
    <w:rsid w:val="00475568"/>
    <w:rsid w:val="004755DF"/>
    <w:rsid w:val="004757CB"/>
    <w:rsid w:val="004758AC"/>
    <w:rsid w:val="004758D3"/>
    <w:rsid w:val="004759A5"/>
    <w:rsid w:val="00475BF9"/>
    <w:rsid w:val="00475D59"/>
    <w:rsid w:val="00475DFC"/>
    <w:rsid w:val="00475E1B"/>
    <w:rsid w:val="00475F17"/>
    <w:rsid w:val="0047608C"/>
    <w:rsid w:val="0047608E"/>
    <w:rsid w:val="004760BD"/>
    <w:rsid w:val="004761A9"/>
    <w:rsid w:val="004761D4"/>
    <w:rsid w:val="0047632C"/>
    <w:rsid w:val="00476330"/>
    <w:rsid w:val="00476517"/>
    <w:rsid w:val="004765CA"/>
    <w:rsid w:val="0047671F"/>
    <w:rsid w:val="004767F9"/>
    <w:rsid w:val="00476A00"/>
    <w:rsid w:val="00476A93"/>
    <w:rsid w:val="00476B11"/>
    <w:rsid w:val="00476B18"/>
    <w:rsid w:val="00476B77"/>
    <w:rsid w:val="00476BDE"/>
    <w:rsid w:val="00476BDF"/>
    <w:rsid w:val="00476C44"/>
    <w:rsid w:val="00476DB4"/>
    <w:rsid w:val="00476E06"/>
    <w:rsid w:val="00476E15"/>
    <w:rsid w:val="00476E24"/>
    <w:rsid w:val="00476E9B"/>
    <w:rsid w:val="00476ED8"/>
    <w:rsid w:val="00477085"/>
    <w:rsid w:val="00477364"/>
    <w:rsid w:val="00477461"/>
    <w:rsid w:val="0047746C"/>
    <w:rsid w:val="004779C9"/>
    <w:rsid w:val="00477AE7"/>
    <w:rsid w:val="00477AFE"/>
    <w:rsid w:val="00477B69"/>
    <w:rsid w:val="00477D89"/>
    <w:rsid w:val="00477F88"/>
    <w:rsid w:val="00477F9D"/>
    <w:rsid w:val="004802E5"/>
    <w:rsid w:val="00480411"/>
    <w:rsid w:val="0048045D"/>
    <w:rsid w:val="00480537"/>
    <w:rsid w:val="004805B1"/>
    <w:rsid w:val="00480715"/>
    <w:rsid w:val="0048082D"/>
    <w:rsid w:val="00480A4B"/>
    <w:rsid w:val="00480A4D"/>
    <w:rsid w:val="00480AEC"/>
    <w:rsid w:val="00480BBD"/>
    <w:rsid w:val="00480C9C"/>
    <w:rsid w:val="00480CA6"/>
    <w:rsid w:val="00480CEE"/>
    <w:rsid w:val="00480E1A"/>
    <w:rsid w:val="00481033"/>
    <w:rsid w:val="00481093"/>
    <w:rsid w:val="0048110F"/>
    <w:rsid w:val="004811D5"/>
    <w:rsid w:val="0048133B"/>
    <w:rsid w:val="004813FF"/>
    <w:rsid w:val="0048147F"/>
    <w:rsid w:val="0048161D"/>
    <w:rsid w:val="0048179E"/>
    <w:rsid w:val="004817EF"/>
    <w:rsid w:val="00481894"/>
    <w:rsid w:val="004818D0"/>
    <w:rsid w:val="004819B4"/>
    <w:rsid w:val="004819BD"/>
    <w:rsid w:val="004819F2"/>
    <w:rsid w:val="00481A32"/>
    <w:rsid w:val="00481A60"/>
    <w:rsid w:val="00481ACF"/>
    <w:rsid w:val="00481CCE"/>
    <w:rsid w:val="00481E3A"/>
    <w:rsid w:val="00481EB1"/>
    <w:rsid w:val="00481F8A"/>
    <w:rsid w:val="00481FF0"/>
    <w:rsid w:val="00481FFC"/>
    <w:rsid w:val="00482317"/>
    <w:rsid w:val="00482459"/>
    <w:rsid w:val="004826C1"/>
    <w:rsid w:val="004826C7"/>
    <w:rsid w:val="00482705"/>
    <w:rsid w:val="0048280F"/>
    <w:rsid w:val="00482A41"/>
    <w:rsid w:val="00482B74"/>
    <w:rsid w:val="00482B8E"/>
    <w:rsid w:val="00482BA3"/>
    <w:rsid w:val="00482C59"/>
    <w:rsid w:val="00482D01"/>
    <w:rsid w:val="00482D3E"/>
    <w:rsid w:val="00482D4E"/>
    <w:rsid w:val="00482DE4"/>
    <w:rsid w:val="004836C3"/>
    <w:rsid w:val="0048373A"/>
    <w:rsid w:val="0048374E"/>
    <w:rsid w:val="00483A3B"/>
    <w:rsid w:val="00483C2F"/>
    <w:rsid w:val="00483CE5"/>
    <w:rsid w:val="004841B1"/>
    <w:rsid w:val="00484219"/>
    <w:rsid w:val="00484230"/>
    <w:rsid w:val="004842A4"/>
    <w:rsid w:val="004842E4"/>
    <w:rsid w:val="0048449C"/>
    <w:rsid w:val="0048455F"/>
    <w:rsid w:val="004845A8"/>
    <w:rsid w:val="00484663"/>
    <w:rsid w:val="00484F67"/>
    <w:rsid w:val="0048514E"/>
    <w:rsid w:val="004852B0"/>
    <w:rsid w:val="00485417"/>
    <w:rsid w:val="004858F6"/>
    <w:rsid w:val="00485B18"/>
    <w:rsid w:val="00485BE6"/>
    <w:rsid w:val="00485D8D"/>
    <w:rsid w:val="00485EAB"/>
    <w:rsid w:val="00485ED9"/>
    <w:rsid w:val="0048600E"/>
    <w:rsid w:val="00486162"/>
    <w:rsid w:val="004862A9"/>
    <w:rsid w:val="00486424"/>
    <w:rsid w:val="00486580"/>
    <w:rsid w:val="00486656"/>
    <w:rsid w:val="0048676D"/>
    <w:rsid w:val="00486B69"/>
    <w:rsid w:val="00486BBB"/>
    <w:rsid w:val="00486CC7"/>
    <w:rsid w:val="00486D3A"/>
    <w:rsid w:val="00486DA3"/>
    <w:rsid w:val="00486E44"/>
    <w:rsid w:val="00487041"/>
    <w:rsid w:val="004870D6"/>
    <w:rsid w:val="0048712A"/>
    <w:rsid w:val="0048727F"/>
    <w:rsid w:val="0048731C"/>
    <w:rsid w:val="00487355"/>
    <w:rsid w:val="004874DA"/>
    <w:rsid w:val="0048753A"/>
    <w:rsid w:val="00487700"/>
    <w:rsid w:val="00487727"/>
    <w:rsid w:val="0048772C"/>
    <w:rsid w:val="00487775"/>
    <w:rsid w:val="0048788D"/>
    <w:rsid w:val="00487934"/>
    <w:rsid w:val="00487968"/>
    <w:rsid w:val="00487998"/>
    <w:rsid w:val="00487A69"/>
    <w:rsid w:val="00487BC7"/>
    <w:rsid w:val="00487FC5"/>
    <w:rsid w:val="00490052"/>
    <w:rsid w:val="00490084"/>
    <w:rsid w:val="0049008E"/>
    <w:rsid w:val="0049015C"/>
    <w:rsid w:val="004901D0"/>
    <w:rsid w:val="004903EF"/>
    <w:rsid w:val="0049059A"/>
    <w:rsid w:val="004906B4"/>
    <w:rsid w:val="004908B1"/>
    <w:rsid w:val="00490B52"/>
    <w:rsid w:val="00490BB5"/>
    <w:rsid w:val="00490CAC"/>
    <w:rsid w:val="00490D65"/>
    <w:rsid w:val="00490E03"/>
    <w:rsid w:val="00490E8B"/>
    <w:rsid w:val="0049108B"/>
    <w:rsid w:val="0049110D"/>
    <w:rsid w:val="0049136D"/>
    <w:rsid w:val="0049164D"/>
    <w:rsid w:val="0049178A"/>
    <w:rsid w:val="004919B0"/>
    <w:rsid w:val="00491A3D"/>
    <w:rsid w:val="00491B63"/>
    <w:rsid w:val="00491E4A"/>
    <w:rsid w:val="00491E6F"/>
    <w:rsid w:val="00491E9B"/>
    <w:rsid w:val="00491EF0"/>
    <w:rsid w:val="00491F57"/>
    <w:rsid w:val="004920CF"/>
    <w:rsid w:val="004920D2"/>
    <w:rsid w:val="004921F5"/>
    <w:rsid w:val="0049229C"/>
    <w:rsid w:val="00492335"/>
    <w:rsid w:val="0049256A"/>
    <w:rsid w:val="0049265A"/>
    <w:rsid w:val="00492666"/>
    <w:rsid w:val="00492670"/>
    <w:rsid w:val="004926DD"/>
    <w:rsid w:val="00492DE4"/>
    <w:rsid w:val="00492EA0"/>
    <w:rsid w:val="00492F5C"/>
    <w:rsid w:val="00492F93"/>
    <w:rsid w:val="00492FF6"/>
    <w:rsid w:val="004931D3"/>
    <w:rsid w:val="004932D6"/>
    <w:rsid w:val="00493678"/>
    <w:rsid w:val="00493740"/>
    <w:rsid w:val="0049380F"/>
    <w:rsid w:val="00493AB3"/>
    <w:rsid w:val="00493AD8"/>
    <w:rsid w:val="00493C79"/>
    <w:rsid w:val="00493DBA"/>
    <w:rsid w:val="00493DEF"/>
    <w:rsid w:val="00493F8E"/>
    <w:rsid w:val="00494081"/>
    <w:rsid w:val="0049415D"/>
    <w:rsid w:val="00494181"/>
    <w:rsid w:val="00494292"/>
    <w:rsid w:val="004943BB"/>
    <w:rsid w:val="0049441F"/>
    <w:rsid w:val="004944C2"/>
    <w:rsid w:val="004945CC"/>
    <w:rsid w:val="0049475C"/>
    <w:rsid w:val="00494868"/>
    <w:rsid w:val="004948CB"/>
    <w:rsid w:val="004949E6"/>
    <w:rsid w:val="00494A0B"/>
    <w:rsid w:val="00494CEB"/>
    <w:rsid w:val="00494D29"/>
    <w:rsid w:val="00494EA3"/>
    <w:rsid w:val="0049505F"/>
    <w:rsid w:val="00495224"/>
    <w:rsid w:val="004952DE"/>
    <w:rsid w:val="0049546F"/>
    <w:rsid w:val="00495635"/>
    <w:rsid w:val="004956E3"/>
    <w:rsid w:val="004957D1"/>
    <w:rsid w:val="004958DC"/>
    <w:rsid w:val="0049590C"/>
    <w:rsid w:val="00495911"/>
    <w:rsid w:val="00495C9B"/>
    <w:rsid w:val="00495CF1"/>
    <w:rsid w:val="00495F82"/>
    <w:rsid w:val="00496095"/>
    <w:rsid w:val="0049612D"/>
    <w:rsid w:val="004961AB"/>
    <w:rsid w:val="004961B7"/>
    <w:rsid w:val="00496378"/>
    <w:rsid w:val="004963FF"/>
    <w:rsid w:val="00496812"/>
    <w:rsid w:val="0049687A"/>
    <w:rsid w:val="00496925"/>
    <w:rsid w:val="00496AE9"/>
    <w:rsid w:val="00496B0A"/>
    <w:rsid w:val="00496C5C"/>
    <w:rsid w:val="00496D95"/>
    <w:rsid w:val="00496E20"/>
    <w:rsid w:val="00497030"/>
    <w:rsid w:val="004970AE"/>
    <w:rsid w:val="00497117"/>
    <w:rsid w:val="00497256"/>
    <w:rsid w:val="004976CD"/>
    <w:rsid w:val="004976FE"/>
    <w:rsid w:val="00497863"/>
    <w:rsid w:val="00497A58"/>
    <w:rsid w:val="00497B6D"/>
    <w:rsid w:val="00497CEE"/>
    <w:rsid w:val="004A0300"/>
    <w:rsid w:val="004A0358"/>
    <w:rsid w:val="004A03C8"/>
    <w:rsid w:val="004A0519"/>
    <w:rsid w:val="004A0596"/>
    <w:rsid w:val="004A0622"/>
    <w:rsid w:val="004A068F"/>
    <w:rsid w:val="004A0859"/>
    <w:rsid w:val="004A0898"/>
    <w:rsid w:val="004A09D8"/>
    <w:rsid w:val="004A0B6B"/>
    <w:rsid w:val="004A0BFA"/>
    <w:rsid w:val="004A0D43"/>
    <w:rsid w:val="004A1286"/>
    <w:rsid w:val="004A135B"/>
    <w:rsid w:val="004A139B"/>
    <w:rsid w:val="004A152F"/>
    <w:rsid w:val="004A1532"/>
    <w:rsid w:val="004A1605"/>
    <w:rsid w:val="004A1809"/>
    <w:rsid w:val="004A1889"/>
    <w:rsid w:val="004A18E3"/>
    <w:rsid w:val="004A1931"/>
    <w:rsid w:val="004A1A80"/>
    <w:rsid w:val="004A1AEA"/>
    <w:rsid w:val="004A1B4F"/>
    <w:rsid w:val="004A1CB1"/>
    <w:rsid w:val="004A1DAD"/>
    <w:rsid w:val="004A1F26"/>
    <w:rsid w:val="004A1F5D"/>
    <w:rsid w:val="004A1F9B"/>
    <w:rsid w:val="004A2041"/>
    <w:rsid w:val="004A206A"/>
    <w:rsid w:val="004A20C9"/>
    <w:rsid w:val="004A21CD"/>
    <w:rsid w:val="004A222D"/>
    <w:rsid w:val="004A22EE"/>
    <w:rsid w:val="004A22FC"/>
    <w:rsid w:val="004A2448"/>
    <w:rsid w:val="004A245A"/>
    <w:rsid w:val="004A2533"/>
    <w:rsid w:val="004A27E2"/>
    <w:rsid w:val="004A288D"/>
    <w:rsid w:val="004A28D3"/>
    <w:rsid w:val="004A2944"/>
    <w:rsid w:val="004A2A0B"/>
    <w:rsid w:val="004A2A21"/>
    <w:rsid w:val="004A2A5B"/>
    <w:rsid w:val="004A2CB0"/>
    <w:rsid w:val="004A2DBF"/>
    <w:rsid w:val="004A2DFA"/>
    <w:rsid w:val="004A2E6F"/>
    <w:rsid w:val="004A2F09"/>
    <w:rsid w:val="004A2F57"/>
    <w:rsid w:val="004A2F68"/>
    <w:rsid w:val="004A311C"/>
    <w:rsid w:val="004A31FE"/>
    <w:rsid w:val="004A3429"/>
    <w:rsid w:val="004A347F"/>
    <w:rsid w:val="004A34AC"/>
    <w:rsid w:val="004A34EF"/>
    <w:rsid w:val="004A35CE"/>
    <w:rsid w:val="004A35D3"/>
    <w:rsid w:val="004A37A3"/>
    <w:rsid w:val="004A37CE"/>
    <w:rsid w:val="004A3889"/>
    <w:rsid w:val="004A3A3E"/>
    <w:rsid w:val="004A3A9F"/>
    <w:rsid w:val="004A3CBF"/>
    <w:rsid w:val="004A3D60"/>
    <w:rsid w:val="004A3DC3"/>
    <w:rsid w:val="004A3E15"/>
    <w:rsid w:val="004A3E49"/>
    <w:rsid w:val="004A3EAD"/>
    <w:rsid w:val="004A3EF5"/>
    <w:rsid w:val="004A3F40"/>
    <w:rsid w:val="004A3F48"/>
    <w:rsid w:val="004A4096"/>
    <w:rsid w:val="004A41F7"/>
    <w:rsid w:val="004A448C"/>
    <w:rsid w:val="004A44AD"/>
    <w:rsid w:val="004A45CE"/>
    <w:rsid w:val="004A4614"/>
    <w:rsid w:val="004A4772"/>
    <w:rsid w:val="004A4C29"/>
    <w:rsid w:val="004A4C9D"/>
    <w:rsid w:val="004A4F8B"/>
    <w:rsid w:val="004A51E4"/>
    <w:rsid w:val="004A5221"/>
    <w:rsid w:val="004A53C1"/>
    <w:rsid w:val="004A5877"/>
    <w:rsid w:val="004A595E"/>
    <w:rsid w:val="004A598B"/>
    <w:rsid w:val="004A59FD"/>
    <w:rsid w:val="004A5C07"/>
    <w:rsid w:val="004A5D3E"/>
    <w:rsid w:val="004A5E61"/>
    <w:rsid w:val="004A5E98"/>
    <w:rsid w:val="004A5FD9"/>
    <w:rsid w:val="004A62EE"/>
    <w:rsid w:val="004A636A"/>
    <w:rsid w:val="004A664E"/>
    <w:rsid w:val="004A6680"/>
    <w:rsid w:val="004A68AD"/>
    <w:rsid w:val="004A69C5"/>
    <w:rsid w:val="004A69C8"/>
    <w:rsid w:val="004A6A34"/>
    <w:rsid w:val="004A6A6F"/>
    <w:rsid w:val="004A6B78"/>
    <w:rsid w:val="004A6BD2"/>
    <w:rsid w:val="004A6C38"/>
    <w:rsid w:val="004A6CAC"/>
    <w:rsid w:val="004A6CB5"/>
    <w:rsid w:val="004A6D93"/>
    <w:rsid w:val="004A6F34"/>
    <w:rsid w:val="004A6FCB"/>
    <w:rsid w:val="004A6FD1"/>
    <w:rsid w:val="004A70AD"/>
    <w:rsid w:val="004A728B"/>
    <w:rsid w:val="004A740C"/>
    <w:rsid w:val="004A76BF"/>
    <w:rsid w:val="004A77F5"/>
    <w:rsid w:val="004A78CA"/>
    <w:rsid w:val="004A78F4"/>
    <w:rsid w:val="004A7961"/>
    <w:rsid w:val="004A79D0"/>
    <w:rsid w:val="004A7A71"/>
    <w:rsid w:val="004A7A7C"/>
    <w:rsid w:val="004A7B44"/>
    <w:rsid w:val="004A7B9B"/>
    <w:rsid w:val="004A7BD9"/>
    <w:rsid w:val="004A7F0A"/>
    <w:rsid w:val="004B001A"/>
    <w:rsid w:val="004B0237"/>
    <w:rsid w:val="004B029C"/>
    <w:rsid w:val="004B02AE"/>
    <w:rsid w:val="004B0610"/>
    <w:rsid w:val="004B0664"/>
    <w:rsid w:val="004B06D6"/>
    <w:rsid w:val="004B070F"/>
    <w:rsid w:val="004B0829"/>
    <w:rsid w:val="004B0906"/>
    <w:rsid w:val="004B0BF2"/>
    <w:rsid w:val="004B0C5B"/>
    <w:rsid w:val="004B0E6F"/>
    <w:rsid w:val="004B1084"/>
    <w:rsid w:val="004B13DC"/>
    <w:rsid w:val="004B1459"/>
    <w:rsid w:val="004B1495"/>
    <w:rsid w:val="004B1604"/>
    <w:rsid w:val="004B165A"/>
    <w:rsid w:val="004B197D"/>
    <w:rsid w:val="004B1AB1"/>
    <w:rsid w:val="004B1CAF"/>
    <w:rsid w:val="004B1DBB"/>
    <w:rsid w:val="004B1E3B"/>
    <w:rsid w:val="004B203E"/>
    <w:rsid w:val="004B20B7"/>
    <w:rsid w:val="004B2234"/>
    <w:rsid w:val="004B2436"/>
    <w:rsid w:val="004B2587"/>
    <w:rsid w:val="004B279E"/>
    <w:rsid w:val="004B2923"/>
    <w:rsid w:val="004B2947"/>
    <w:rsid w:val="004B2962"/>
    <w:rsid w:val="004B2C7E"/>
    <w:rsid w:val="004B2CF6"/>
    <w:rsid w:val="004B2E09"/>
    <w:rsid w:val="004B2E4B"/>
    <w:rsid w:val="004B2E5F"/>
    <w:rsid w:val="004B31B6"/>
    <w:rsid w:val="004B3374"/>
    <w:rsid w:val="004B33EB"/>
    <w:rsid w:val="004B361A"/>
    <w:rsid w:val="004B364E"/>
    <w:rsid w:val="004B3654"/>
    <w:rsid w:val="004B3671"/>
    <w:rsid w:val="004B376E"/>
    <w:rsid w:val="004B3890"/>
    <w:rsid w:val="004B3A8D"/>
    <w:rsid w:val="004B3D7D"/>
    <w:rsid w:val="004B3D91"/>
    <w:rsid w:val="004B4344"/>
    <w:rsid w:val="004B4520"/>
    <w:rsid w:val="004B45DA"/>
    <w:rsid w:val="004B462C"/>
    <w:rsid w:val="004B46A3"/>
    <w:rsid w:val="004B46B0"/>
    <w:rsid w:val="004B473B"/>
    <w:rsid w:val="004B477E"/>
    <w:rsid w:val="004B4780"/>
    <w:rsid w:val="004B483B"/>
    <w:rsid w:val="004B4992"/>
    <w:rsid w:val="004B4AD1"/>
    <w:rsid w:val="004B4ADC"/>
    <w:rsid w:val="004B4B00"/>
    <w:rsid w:val="004B4BB7"/>
    <w:rsid w:val="004B4C69"/>
    <w:rsid w:val="004B4C73"/>
    <w:rsid w:val="004B4C8F"/>
    <w:rsid w:val="004B4EEE"/>
    <w:rsid w:val="004B4FED"/>
    <w:rsid w:val="004B5159"/>
    <w:rsid w:val="004B534D"/>
    <w:rsid w:val="004B5352"/>
    <w:rsid w:val="004B5649"/>
    <w:rsid w:val="004B56D6"/>
    <w:rsid w:val="004B589C"/>
    <w:rsid w:val="004B597B"/>
    <w:rsid w:val="004B5AF1"/>
    <w:rsid w:val="004B5B50"/>
    <w:rsid w:val="004B5C10"/>
    <w:rsid w:val="004B6091"/>
    <w:rsid w:val="004B64C4"/>
    <w:rsid w:val="004B6893"/>
    <w:rsid w:val="004B6970"/>
    <w:rsid w:val="004B6A93"/>
    <w:rsid w:val="004B6ACA"/>
    <w:rsid w:val="004B6BA0"/>
    <w:rsid w:val="004B6C34"/>
    <w:rsid w:val="004B6CFB"/>
    <w:rsid w:val="004B6DAC"/>
    <w:rsid w:val="004B6F35"/>
    <w:rsid w:val="004B715F"/>
    <w:rsid w:val="004B7246"/>
    <w:rsid w:val="004B73C7"/>
    <w:rsid w:val="004B73F6"/>
    <w:rsid w:val="004B762D"/>
    <w:rsid w:val="004B7706"/>
    <w:rsid w:val="004B7750"/>
    <w:rsid w:val="004B7A01"/>
    <w:rsid w:val="004B7A76"/>
    <w:rsid w:val="004B7AD9"/>
    <w:rsid w:val="004B7BA3"/>
    <w:rsid w:val="004B7CDB"/>
    <w:rsid w:val="004C022B"/>
    <w:rsid w:val="004C0336"/>
    <w:rsid w:val="004C041C"/>
    <w:rsid w:val="004C0479"/>
    <w:rsid w:val="004C04E3"/>
    <w:rsid w:val="004C0559"/>
    <w:rsid w:val="004C0632"/>
    <w:rsid w:val="004C06DF"/>
    <w:rsid w:val="004C079F"/>
    <w:rsid w:val="004C097F"/>
    <w:rsid w:val="004C0A06"/>
    <w:rsid w:val="004C0A41"/>
    <w:rsid w:val="004C0AB9"/>
    <w:rsid w:val="004C0B77"/>
    <w:rsid w:val="004C0B78"/>
    <w:rsid w:val="004C0BA7"/>
    <w:rsid w:val="004C0CCC"/>
    <w:rsid w:val="004C0D29"/>
    <w:rsid w:val="004C0E20"/>
    <w:rsid w:val="004C12BD"/>
    <w:rsid w:val="004C153B"/>
    <w:rsid w:val="004C16D7"/>
    <w:rsid w:val="004C1706"/>
    <w:rsid w:val="004C188A"/>
    <w:rsid w:val="004C1B4F"/>
    <w:rsid w:val="004C1D1E"/>
    <w:rsid w:val="004C1DA2"/>
    <w:rsid w:val="004C1E08"/>
    <w:rsid w:val="004C1E6A"/>
    <w:rsid w:val="004C1E88"/>
    <w:rsid w:val="004C1FA2"/>
    <w:rsid w:val="004C2309"/>
    <w:rsid w:val="004C2427"/>
    <w:rsid w:val="004C24EC"/>
    <w:rsid w:val="004C2589"/>
    <w:rsid w:val="004C282C"/>
    <w:rsid w:val="004C2A86"/>
    <w:rsid w:val="004C2C7F"/>
    <w:rsid w:val="004C2DCB"/>
    <w:rsid w:val="004C2DDB"/>
    <w:rsid w:val="004C2E97"/>
    <w:rsid w:val="004C2F9D"/>
    <w:rsid w:val="004C2FE8"/>
    <w:rsid w:val="004C3029"/>
    <w:rsid w:val="004C30E2"/>
    <w:rsid w:val="004C332A"/>
    <w:rsid w:val="004C3371"/>
    <w:rsid w:val="004C34A5"/>
    <w:rsid w:val="004C39C0"/>
    <w:rsid w:val="004C3BE0"/>
    <w:rsid w:val="004C3CC2"/>
    <w:rsid w:val="004C3CD1"/>
    <w:rsid w:val="004C3CF7"/>
    <w:rsid w:val="004C3E62"/>
    <w:rsid w:val="004C43C0"/>
    <w:rsid w:val="004C4492"/>
    <w:rsid w:val="004C44E1"/>
    <w:rsid w:val="004C46DA"/>
    <w:rsid w:val="004C471F"/>
    <w:rsid w:val="004C47EC"/>
    <w:rsid w:val="004C4839"/>
    <w:rsid w:val="004C49AB"/>
    <w:rsid w:val="004C4B0F"/>
    <w:rsid w:val="004C4D7D"/>
    <w:rsid w:val="004C4DB3"/>
    <w:rsid w:val="004C4EB6"/>
    <w:rsid w:val="004C4EDB"/>
    <w:rsid w:val="004C5036"/>
    <w:rsid w:val="004C5088"/>
    <w:rsid w:val="004C5346"/>
    <w:rsid w:val="004C53C2"/>
    <w:rsid w:val="004C575F"/>
    <w:rsid w:val="004C5943"/>
    <w:rsid w:val="004C594A"/>
    <w:rsid w:val="004C5A27"/>
    <w:rsid w:val="004C5B04"/>
    <w:rsid w:val="004C5CD3"/>
    <w:rsid w:val="004C5EA0"/>
    <w:rsid w:val="004C5EA9"/>
    <w:rsid w:val="004C61E6"/>
    <w:rsid w:val="004C6348"/>
    <w:rsid w:val="004C6371"/>
    <w:rsid w:val="004C63F9"/>
    <w:rsid w:val="004C688E"/>
    <w:rsid w:val="004C6A73"/>
    <w:rsid w:val="004C6BC6"/>
    <w:rsid w:val="004C6C12"/>
    <w:rsid w:val="004C6D40"/>
    <w:rsid w:val="004C6DF7"/>
    <w:rsid w:val="004C6E9F"/>
    <w:rsid w:val="004C6EE3"/>
    <w:rsid w:val="004C7225"/>
    <w:rsid w:val="004C729A"/>
    <w:rsid w:val="004C72CA"/>
    <w:rsid w:val="004C77E4"/>
    <w:rsid w:val="004C7827"/>
    <w:rsid w:val="004C7909"/>
    <w:rsid w:val="004C7A4B"/>
    <w:rsid w:val="004C7B5E"/>
    <w:rsid w:val="004C7E75"/>
    <w:rsid w:val="004C7ED7"/>
    <w:rsid w:val="004D028D"/>
    <w:rsid w:val="004D04A0"/>
    <w:rsid w:val="004D0652"/>
    <w:rsid w:val="004D0671"/>
    <w:rsid w:val="004D068B"/>
    <w:rsid w:val="004D07A6"/>
    <w:rsid w:val="004D07EA"/>
    <w:rsid w:val="004D0977"/>
    <w:rsid w:val="004D0B35"/>
    <w:rsid w:val="004D0CB2"/>
    <w:rsid w:val="004D0E50"/>
    <w:rsid w:val="004D10B4"/>
    <w:rsid w:val="004D1289"/>
    <w:rsid w:val="004D1396"/>
    <w:rsid w:val="004D15CD"/>
    <w:rsid w:val="004D15E1"/>
    <w:rsid w:val="004D1696"/>
    <w:rsid w:val="004D1A28"/>
    <w:rsid w:val="004D1A2A"/>
    <w:rsid w:val="004D1F3A"/>
    <w:rsid w:val="004D205B"/>
    <w:rsid w:val="004D2251"/>
    <w:rsid w:val="004D2367"/>
    <w:rsid w:val="004D240A"/>
    <w:rsid w:val="004D2534"/>
    <w:rsid w:val="004D26E8"/>
    <w:rsid w:val="004D2822"/>
    <w:rsid w:val="004D2897"/>
    <w:rsid w:val="004D2A4A"/>
    <w:rsid w:val="004D2AFE"/>
    <w:rsid w:val="004D2B7C"/>
    <w:rsid w:val="004D2D76"/>
    <w:rsid w:val="004D2DD3"/>
    <w:rsid w:val="004D2ECA"/>
    <w:rsid w:val="004D2EF4"/>
    <w:rsid w:val="004D3454"/>
    <w:rsid w:val="004D34CE"/>
    <w:rsid w:val="004D35A5"/>
    <w:rsid w:val="004D35C3"/>
    <w:rsid w:val="004D385A"/>
    <w:rsid w:val="004D3A71"/>
    <w:rsid w:val="004D3B97"/>
    <w:rsid w:val="004D3B9B"/>
    <w:rsid w:val="004D3DCE"/>
    <w:rsid w:val="004D412F"/>
    <w:rsid w:val="004D4385"/>
    <w:rsid w:val="004D457D"/>
    <w:rsid w:val="004D46EB"/>
    <w:rsid w:val="004D4710"/>
    <w:rsid w:val="004D4844"/>
    <w:rsid w:val="004D486F"/>
    <w:rsid w:val="004D4883"/>
    <w:rsid w:val="004D4884"/>
    <w:rsid w:val="004D4AF2"/>
    <w:rsid w:val="004D4B38"/>
    <w:rsid w:val="004D4B41"/>
    <w:rsid w:val="004D4C57"/>
    <w:rsid w:val="004D4FDE"/>
    <w:rsid w:val="004D5160"/>
    <w:rsid w:val="004D51D7"/>
    <w:rsid w:val="004D52E0"/>
    <w:rsid w:val="004D5350"/>
    <w:rsid w:val="004D5366"/>
    <w:rsid w:val="004D5515"/>
    <w:rsid w:val="004D5698"/>
    <w:rsid w:val="004D572A"/>
    <w:rsid w:val="004D5732"/>
    <w:rsid w:val="004D5751"/>
    <w:rsid w:val="004D582A"/>
    <w:rsid w:val="004D58BC"/>
    <w:rsid w:val="004D5A27"/>
    <w:rsid w:val="004D5BBD"/>
    <w:rsid w:val="004D5CE4"/>
    <w:rsid w:val="004D5E9B"/>
    <w:rsid w:val="004D60F1"/>
    <w:rsid w:val="004D6290"/>
    <w:rsid w:val="004D62FA"/>
    <w:rsid w:val="004D643A"/>
    <w:rsid w:val="004D6485"/>
    <w:rsid w:val="004D64A0"/>
    <w:rsid w:val="004D64C7"/>
    <w:rsid w:val="004D6B38"/>
    <w:rsid w:val="004D6C6A"/>
    <w:rsid w:val="004D6C6F"/>
    <w:rsid w:val="004D6D02"/>
    <w:rsid w:val="004D6F0B"/>
    <w:rsid w:val="004D7107"/>
    <w:rsid w:val="004D7112"/>
    <w:rsid w:val="004D7259"/>
    <w:rsid w:val="004D7278"/>
    <w:rsid w:val="004D7448"/>
    <w:rsid w:val="004D755E"/>
    <w:rsid w:val="004D7798"/>
    <w:rsid w:val="004D7942"/>
    <w:rsid w:val="004D7949"/>
    <w:rsid w:val="004D7964"/>
    <w:rsid w:val="004D796C"/>
    <w:rsid w:val="004D7D3E"/>
    <w:rsid w:val="004D7F97"/>
    <w:rsid w:val="004E0092"/>
    <w:rsid w:val="004E011E"/>
    <w:rsid w:val="004E04A0"/>
    <w:rsid w:val="004E067C"/>
    <w:rsid w:val="004E07D7"/>
    <w:rsid w:val="004E084D"/>
    <w:rsid w:val="004E0943"/>
    <w:rsid w:val="004E0988"/>
    <w:rsid w:val="004E0993"/>
    <w:rsid w:val="004E09F9"/>
    <w:rsid w:val="004E0A99"/>
    <w:rsid w:val="004E0AA8"/>
    <w:rsid w:val="004E0B2F"/>
    <w:rsid w:val="004E0CC9"/>
    <w:rsid w:val="004E0E87"/>
    <w:rsid w:val="004E0EE2"/>
    <w:rsid w:val="004E0F2A"/>
    <w:rsid w:val="004E0F8D"/>
    <w:rsid w:val="004E1143"/>
    <w:rsid w:val="004E11E0"/>
    <w:rsid w:val="004E1246"/>
    <w:rsid w:val="004E142E"/>
    <w:rsid w:val="004E1564"/>
    <w:rsid w:val="004E15A8"/>
    <w:rsid w:val="004E1614"/>
    <w:rsid w:val="004E1630"/>
    <w:rsid w:val="004E1714"/>
    <w:rsid w:val="004E1777"/>
    <w:rsid w:val="004E17EA"/>
    <w:rsid w:val="004E1A36"/>
    <w:rsid w:val="004E1AA8"/>
    <w:rsid w:val="004E1BB4"/>
    <w:rsid w:val="004E1CCD"/>
    <w:rsid w:val="004E1E39"/>
    <w:rsid w:val="004E1EC1"/>
    <w:rsid w:val="004E207F"/>
    <w:rsid w:val="004E2134"/>
    <w:rsid w:val="004E214D"/>
    <w:rsid w:val="004E2159"/>
    <w:rsid w:val="004E231E"/>
    <w:rsid w:val="004E23E3"/>
    <w:rsid w:val="004E243E"/>
    <w:rsid w:val="004E2450"/>
    <w:rsid w:val="004E25DC"/>
    <w:rsid w:val="004E2808"/>
    <w:rsid w:val="004E295C"/>
    <w:rsid w:val="004E2971"/>
    <w:rsid w:val="004E2CCB"/>
    <w:rsid w:val="004E2D2A"/>
    <w:rsid w:val="004E2FA4"/>
    <w:rsid w:val="004E2FDF"/>
    <w:rsid w:val="004E2FF1"/>
    <w:rsid w:val="004E2FFB"/>
    <w:rsid w:val="004E327C"/>
    <w:rsid w:val="004E3408"/>
    <w:rsid w:val="004E34B0"/>
    <w:rsid w:val="004E358D"/>
    <w:rsid w:val="004E3792"/>
    <w:rsid w:val="004E37BE"/>
    <w:rsid w:val="004E3852"/>
    <w:rsid w:val="004E394F"/>
    <w:rsid w:val="004E39A4"/>
    <w:rsid w:val="004E39F8"/>
    <w:rsid w:val="004E3A7A"/>
    <w:rsid w:val="004E3AAC"/>
    <w:rsid w:val="004E3CDC"/>
    <w:rsid w:val="004E3DCB"/>
    <w:rsid w:val="004E3E35"/>
    <w:rsid w:val="004E3E41"/>
    <w:rsid w:val="004E3F65"/>
    <w:rsid w:val="004E3FD1"/>
    <w:rsid w:val="004E44EC"/>
    <w:rsid w:val="004E456F"/>
    <w:rsid w:val="004E45D3"/>
    <w:rsid w:val="004E461D"/>
    <w:rsid w:val="004E463C"/>
    <w:rsid w:val="004E47CD"/>
    <w:rsid w:val="004E47F8"/>
    <w:rsid w:val="004E49BC"/>
    <w:rsid w:val="004E4B0D"/>
    <w:rsid w:val="004E4CE8"/>
    <w:rsid w:val="004E4E27"/>
    <w:rsid w:val="004E4E4E"/>
    <w:rsid w:val="004E5240"/>
    <w:rsid w:val="004E52AE"/>
    <w:rsid w:val="004E52D9"/>
    <w:rsid w:val="004E5371"/>
    <w:rsid w:val="004E5387"/>
    <w:rsid w:val="004E5436"/>
    <w:rsid w:val="004E5599"/>
    <w:rsid w:val="004E56B9"/>
    <w:rsid w:val="004E5742"/>
    <w:rsid w:val="004E5762"/>
    <w:rsid w:val="004E5977"/>
    <w:rsid w:val="004E5A14"/>
    <w:rsid w:val="004E5A27"/>
    <w:rsid w:val="004E5B7B"/>
    <w:rsid w:val="004E5C0D"/>
    <w:rsid w:val="004E5C0E"/>
    <w:rsid w:val="004E5CD1"/>
    <w:rsid w:val="004E5EE6"/>
    <w:rsid w:val="004E5F1E"/>
    <w:rsid w:val="004E6053"/>
    <w:rsid w:val="004E6062"/>
    <w:rsid w:val="004E6119"/>
    <w:rsid w:val="004E611F"/>
    <w:rsid w:val="004E61D3"/>
    <w:rsid w:val="004E61F0"/>
    <w:rsid w:val="004E63F5"/>
    <w:rsid w:val="004E646F"/>
    <w:rsid w:val="004E64E2"/>
    <w:rsid w:val="004E6624"/>
    <w:rsid w:val="004E664F"/>
    <w:rsid w:val="004E66F0"/>
    <w:rsid w:val="004E670F"/>
    <w:rsid w:val="004E6986"/>
    <w:rsid w:val="004E6BDA"/>
    <w:rsid w:val="004E6C50"/>
    <w:rsid w:val="004E6CD3"/>
    <w:rsid w:val="004E6D75"/>
    <w:rsid w:val="004E6DDA"/>
    <w:rsid w:val="004E6EAC"/>
    <w:rsid w:val="004E6FA5"/>
    <w:rsid w:val="004E6FD9"/>
    <w:rsid w:val="004E7038"/>
    <w:rsid w:val="004E70BE"/>
    <w:rsid w:val="004E711E"/>
    <w:rsid w:val="004E71F2"/>
    <w:rsid w:val="004E7256"/>
    <w:rsid w:val="004E73C6"/>
    <w:rsid w:val="004E73CC"/>
    <w:rsid w:val="004E74CB"/>
    <w:rsid w:val="004E767C"/>
    <w:rsid w:val="004E7897"/>
    <w:rsid w:val="004E796A"/>
    <w:rsid w:val="004E7A31"/>
    <w:rsid w:val="004E7B2D"/>
    <w:rsid w:val="004E7E0F"/>
    <w:rsid w:val="004E7E67"/>
    <w:rsid w:val="004E7E98"/>
    <w:rsid w:val="004F0144"/>
    <w:rsid w:val="004F01C1"/>
    <w:rsid w:val="004F02DA"/>
    <w:rsid w:val="004F03DC"/>
    <w:rsid w:val="004F0482"/>
    <w:rsid w:val="004F0839"/>
    <w:rsid w:val="004F08E7"/>
    <w:rsid w:val="004F08FA"/>
    <w:rsid w:val="004F09A2"/>
    <w:rsid w:val="004F09BE"/>
    <w:rsid w:val="004F0ACC"/>
    <w:rsid w:val="004F0BF2"/>
    <w:rsid w:val="004F0CBD"/>
    <w:rsid w:val="004F0D4A"/>
    <w:rsid w:val="004F0E9F"/>
    <w:rsid w:val="004F12B8"/>
    <w:rsid w:val="004F12BF"/>
    <w:rsid w:val="004F12F6"/>
    <w:rsid w:val="004F1475"/>
    <w:rsid w:val="004F15B1"/>
    <w:rsid w:val="004F1879"/>
    <w:rsid w:val="004F18AB"/>
    <w:rsid w:val="004F1901"/>
    <w:rsid w:val="004F1A3C"/>
    <w:rsid w:val="004F1C18"/>
    <w:rsid w:val="004F1C95"/>
    <w:rsid w:val="004F1D41"/>
    <w:rsid w:val="004F1F4B"/>
    <w:rsid w:val="004F220A"/>
    <w:rsid w:val="004F2337"/>
    <w:rsid w:val="004F2372"/>
    <w:rsid w:val="004F23D9"/>
    <w:rsid w:val="004F240A"/>
    <w:rsid w:val="004F243E"/>
    <w:rsid w:val="004F2546"/>
    <w:rsid w:val="004F27D5"/>
    <w:rsid w:val="004F2A19"/>
    <w:rsid w:val="004F2A3D"/>
    <w:rsid w:val="004F2B48"/>
    <w:rsid w:val="004F2EA6"/>
    <w:rsid w:val="004F2EC9"/>
    <w:rsid w:val="004F2F92"/>
    <w:rsid w:val="004F2FD2"/>
    <w:rsid w:val="004F2FEC"/>
    <w:rsid w:val="004F30C3"/>
    <w:rsid w:val="004F312C"/>
    <w:rsid w:val="004F318F"/>
    <w:rsid w:val="004F3343"/>
    <w:rsid w:val="004F341A"/>
    <w:rsid w:val="004F3441"/>
    <w:rsid w:val="004F34A7"/>
    <w:rsid w:val="004F34AB"/>
    <w:rsid w:val="004F34CF"/>
    <w:rsid w:val="004F35AE"/>
    <w:rsid w:val="004F36C9"/>
    <w:rsid w:val="004F37FD"/>
    <w:rsid w:val="004F3837"/>
    <w:rsid w:val="004F391D"/>
    <w:rsid w:val="004F3AB1"/>
    <w:rsid w:val="004F3AFE"/>
    <w:rsid w:val="004F3C49"/>
    <w:rsid w:val="004F3DF8"/>
    <w:rsid w:val="004F3EB0"/>
    <w:rsid w:val="004F3F33"/>
    <w:rsid w:val="004F3FEA"/>
    <w:rsid w:val="004F4025"/>
    <w:rsid w:val="004F412D"/>
    <w:rsid w:val="004F41DE"/>
    <w:rsid w:val="004F43B5"/>
    <w:rsid w:val="004F44A5"/>
    <w:rsid w:val="004F473D"/>
    <w:rsid w:val="004F47D3"/>
    <w:rsid w:val="004F496F"/>
    <w:rsid w:val="004F4C77"/>
    <w:rsid w:val="004F4D23"/>
    <w:rsid w:val="004F4E69"/>
    <w:rsid w:val="004F505B"/>
    <w:rsid w:val="004F50DB"/>
    <w:rsid w:val="004F51F7"/>
    <w:rsid w:val="004F52E7"/>
    <w:rsid w:val="004F5367"/>
    <w:rsid w:val="004F5425"/>
    <w:rsid w:val="004F5620"/>
    <w:rsid w:val="004F57FF"/>
    <w:rsid w:val="004F5930"/>
    <w:rsid w:val="004F59DE"/>
    <w:rsid w:val="004F5A7B"/>
    <w:rsid w:val="004F5A8B"/>
    <w:rsid w:val="004F5B8B"/>
    <w:rsid w:val="004F5D94"/>
    <w:rsid w:val="004F5E11"/>
    <w:rsid w:val="004F65BD"/>
    <w:rsid w:val="004F684C"/>
    <w:rsid w:val="004F6937"/>
    <w:rsid w:val="004F696D"/>
    <w:rsid w:val="004F6AB0"/>
    <w:rsid w:val="004F6B0E"/>
    <w:rsid w:val="004F6B7A"/>
    <w:rsid w:val="004F6BF7"/>
    <w:rsid w:val="004F6C88"/>
    <w:rsid w:val="004F6E52"/>
    <w:rsid w:val="004F7168"/>
    <w:rsid w:val="004F742C"/>
    <w:rsid w:val="004F75E3"/>
    <w:rsid w:val="004F761D"/>
    <w:rsid w:val="004F7679"/>
    <w:rsid w:val="004F76A4"/>
    <w:rsid w:val="004F76DB"/>
    <w:rsid w:val="004F778C"/>
    <w:rsid w:val="004F7A46"/>
    <w:rsid w:val="004F7AB6"/>
    <w:rsid w:val="004F7C77"/>
    <w:rsid w:val="004F7C8E"/>
    <w:rsid w:val="004F7D5B"/>
    <w:rsid w:val="004F7FA2"/>
    <w:rsid w:val="005000C6"/>
    <w:rsid w:val="005000DB"/>
    <w:rsid w:val="005001AD"/>
    <w:rsid w:val="00500239"/>
    <w:rsid w:val="00500303"/>
    <w:rsid w:val="0050034E"/>
    <w:rsid w:val="00500421"/>
    <w:rsid w:val="00500441"/>
    <w:rsid w:val="00500623"/>
    <w:rsid w:val="005006C3"/>
    <w:rsid w:val="005006D2"/>
    <w:rsid w:val="00500A91"/>
    <w:rsid w:val="00500AD5"/>
    <w:rsid w:val="00500C3C"/>
    <w:rsid w:val="00500C49"/>
    <w:rsid w:val="00500C6F"/>
    <w:rsid w:val="00500E4E"/>
    <w:rsid w:val="00500FFB"/>
    <w:rsid w:val="00501049"/>
    <w:rsid w:val="00501167"/>
    <w:rsid w:val="00501306"/>
    <w:rsid w:val="005013C7"/>
    <w:rsid w:val="0050145B"/>
    <w:rsid w:val="0050145D"/>
    <w:rsid w:val="00501618"/>
    <w:rsid w:val="005017EB"/>
    <w:rsid w:val="005019F3"/>
    <w:rsid w:val="00501BE2"/>
    <w:rsid w:val="00501C08"/>
    <w:rsid w:val="00501C3F"/>
    <w:rsid w:val="00501D28"/>
    <w:rsid w:val="0050203C"/>
    <w:rsid w:val="00502324"/>
    <w:rsid w:val="00502389"/>
    <w:rsid w:val="005023FC"/>
    <w:rsid w:val="005024C4"/>
    <w:rsid w:val="005024F0"/>
    <w:rsid w:val="005025E6"/>
    <w:rsid w:val="0050268F"/>
    <w:rsid w:val="005028BB"/>
    <w:rsid w:val="00502A86"/>
    <w:rsid w:val="00502C21"/>
    <w:rsid w:val="00502C53"/>
    <w:rsid w:val="00502C55"/>
    <w:rsid w:val="00502CF2"/>
    <w:rsid w:val="00502D52"/>
    <w:rsid w:val="00502F23"/>
    <w:rsid w:val="005030AC"/>
    <w:rsid w:val="005031B2"/>
    <w:rsid w:val="005031BC"/>
    <w:rsid w:val="0050323D"/>
    <w:rsid w:val="0050328F"/>
    <w:rsid w:val="005034A4"/>
    <w:rsid w:val="00503564"/>
    <w:rsid w:val="0050378F"/>
    <w:rsid w:val="005037B7"/>
    <w:rsid w:val="0050382B"/>
    <w:rsid w:val="00503931"/>
    <w:rsid w:val="00503970"/>
    <w:rsid w:val="00503B31"/>
    <w:rsid w:val="00503B6D"/>
    <w:rsid w:val="00503D01"/>
    <w:rsid w:val="00503E48"/>
    <w:rsid w:val="00503F56"/>
    <w:rsid w:val="00503FE8"/>
    <w:rsid w:val="0050417D"/>
    <w:rsid w:val="00504398"/>
    <w:rsid w:val="0050441A"/>
    <w:rsid w:val="005044A5"/>
    <w:rsid w:val="005045EA"/>
    <w:rsid w:val="00504870"/>
    <w:rsid w:val="005049C2"/>
    <w:rsid w:val="00504B35"/>
    <w:rsid w:val="00504B73"/>
    <w:rsid w:val="00504DA6"/>
    <w:rsid w:val="00504DBF"/>
    <w:rsid w:val="005050E3"/>
    <w:rsid w:val="0050513D"/>
    <w:rsid w:val="00505173"/>
    <w:rsid w:val="00505249"/>
    <w:rsid w:val="0050526E"/>
    <w:rsid w:val="0050536B"/>
    <w:rsid w:val="0050550E"/>
    <w:rsid w:val="0050565E"/>
    <w:rsid w:val="0050566F"/>
    <w:rsid w:val="0050568C"/>
    <w:rsid w:val="0050581A"/>
    <w:rsid w:val="00505A61"/>
    <w:rsid w:val="00505B7A"/>
    <w:rsid w:val="00506066"/>
    <w:rsid w:val="005060B8"/>
    <w:rsid w:val="00506276"/>
    <w:rsid w:val="0050631D"/>
    <w:rsid w:val="00506351"/>
    <w:rsid w:val="00506452"/>
    <w:rsid w:val="00506461"/>
    <w:rsid w:val="00506651"/>
    <w:rsid w:val="005066E6"/>
    <w:rsid w:val="00506724"/>
    <w:rsid w:val="005067FC"/>
    <w:rsid w:val="00506825"/>
    <w:rsid w:val="00506856"/>
    <w:rsid w:val="00506941"/>
    <w:rsid w:val="0050694C"/>
    <w:rsid w:val="00506966"/>
    <w:rsid w:val="005069F2"/>
    <w:rsid w:val="00506B6A"/>
    <w:rsid w:val="00506BAD"/>
    <w:rsid w:val="00506CD6"/>
    <w:rsid w:val="00506D21"/>
    <w:rsid w:val="00506FF1"/>
    <w:rsid w:val="00507038"/>
    <w:rsid w:val="00507874"/>
    <w:rsid w:val="005078C2"/>
    <w:rsid w:val="005079AF"/>
    <w:rsid w:val="00507A2B"/>
    <w:rsid w:val="00507ACC"/>
    <w:rsid w:val="00507D67"/>
    <w:rsid w:val="00507E35"/>
    <w:rsid w:val="0051000F"/>
    <w:rsid w:val="00510174"/>
    <w:rsid w:val="005104B5"/>
    <w:rsid w:val="00510720"/>
    <w:rsid w:val="00510845"/>
    <w:rsid w:val="00510B9A"/>
    <w:rsid w:val="00510D2C"/>
    <w:rsid w:val="00510ECA"/>
    <w:rsid w:val="00510F71"/>
    <w:rsid w:val="0051111B"/>
    <w:rsid w:val="00511209"/>
    <w:rsid w:val="00511232"/>
    <w:rsid w:val="00511528"/>
    <w:rsid w:val="0051152A"/>
    <w:rsid w:val="0051156A"/>
    <w:rsid w:val="0051159C"/>
    <w:rsid w:val="005115AF"/>
    <w:rsid w:val="00511681"/>
    <w:rsid w:val="005116C6"/>
    <w:rsid w:val="0051184E"/>
    <w:rsid w:val="00511958"/>
    <w:rsid w:val="005119DD"/>
    <w:rsid w:val="00511A79"/>
    <w:rsid w:val="00511B38"/>
    <w:rsid w:val="00511C13"/>
    <w:rsid w:val="00511D6A"/>
    <w:rsid w:val="00512044"/>
    <w:rsid w:val="00512207"/>
    <w:rsid w:val="00512612"/>
    <w:rsid w:val="00512658"/>
    <w:rsid w:val="005126C3"/>
    <w:rsid w:val="0051275C"/>
    <w:rsid w:val="005127DB"/>
    <w:rsid w:val="00512802"/>
    <w:rsid w:val="00512ADD"/>
    <w:rsid w:val="00512B46"/>
    <w:rsid w:val="00512CCF"/>
    <w:rsid w:val="00512E78"/>
    <w:rsid w:val="00512E80"/>
    <w:rsid w:val="00512FBC"/>
    <w:rsid w:val="00513085"/>
    <w:rsid w:val="00513189"/>
    <w:rsid w:val="00513287"/>
    <w:rsid w:val="0051330D"/>
    <w:rsid w:val="005134C0"/>
    <w:rsid w:val="0051366A"/>
    <w:rsid w:val="00513C72"/>
    <w:rsid w:val="00513DE9"/>
    <w:rsid w:val="00513F4C"/>
    <w:rsid w:val="00514007"/>
    <w:rsid w:val="005140A0"/>
    <w:rsid w:val="00514142"/>
    <w:rsid w:val="00514149"/>
    <w:rsid w:val="0051417A"/>
    <w:rsid w:val="00514476"/>
    <w:rsid w:val="005149EA"/>
    <w:rsid w:val="00514E0B"/>
    <w:rsid w:val="00514E90"/>
    <w:rsid w:val="0051517A"/>
    <w:rsid w:val="005151FF"/>
    <w:rsid w:val="00515283"/>
    <w:rsid w:val="00515352"/>
    <w:rsid w:val="00515424"/>
    <w:rsid w:val="0051553E"/>
    <w:rsid w:val="00515597"/>
    <w:rsid w:val="005155A4"/>
    <w:rsid w:val="0051564F"/>
    <w:rsid w:val="005156D0"/>
    <w:rsid w:val="0051571E"/>
    <w:rsid w:val="005157D4"/>
    <w:rsid w:val="00515859"/>
    <w:rsid w:val="00515954"/>
    <w:rsid w:val="005159A2"/>
    <w:rsid w:val="00515A7F"/>
    <w:rsid w:val="00515C66"/>
    <w:rsid w:val="00515DEE"/>
    <w:rsid w:val="00515E9C"/>
    <w:rsid w:val="00515FBE"/>
    <w:rsid w:val="0051620F"/>
    <w:rsid w:val="005164CE"/>
    <w:rsid w:val="005166A1"/>
    <w:rsid w:val="005169B1"/>
    <w:rsid w:val="00516EF3"/>
    <w:rsid w:val="00516FFF"/>
    <w:rsid w:val="00517122"/>
    <w:rsid w:val="00517581"/>
    <w:rsid w:val="005175AE"/>
    <w:rsid w:val="005175D2"/>
    <w:rsid w:val="005175D4"/>
    <w:rsid w:val="00517955"/>
    <w:rsid w:val="005179AE"/>
    <w:rsid w:val="00517A28"/>
    <w:rsid w:val="00517C89"/>
    <w:rsid w:val="00517C8B"/>
    <w:rsid w:val="00517D87"/>
    <w:rsid w:val="00517E94"/>
    <w:rsid w:val="00517FF3"/>
    <w:rsid w:val="0052016B"/>
    <w:rsid w:val="005201A2"/>
    <w:rsid w:val="0052022C"/>
    <w:rsid w:val="00520350"/>
    <w:rsid w:val="0052043C"/>
    <w:rsid w:val="005206D7"/>
    <w:rsid w:val="0052072B"/>
    <w:rsid w:val="0052079C"/>
    <w:rsid w:val="005207BC"/>
    <w:rsid w:val="00520892"/>
    <w:rsid w:val="00520903"/>
    <w:rsid w:val="00520967"/>
    <w:rsid w:val="00520A79"/>
    <w:rsid w:val="00520BE4"/>
    <w:rsid w:val="00520CF4"/>
    <w:rsid w:val="00520E0E"/>
    <w:rsid w:val="00520E9A"/>
    <w:rsid w:val="00520E9D"/>
    <w:rsid w:val="00520F1D"/>
    <w:rsid w:val="00520F5F"/>
    <w:rsid w:val="00520FAE"/>
    <w:rsid w:val="00521258"/>
    <w:rsid w:val="0052146E"/>
    <w:rsid w:val="005216A7"/>
    <w:rsid w:val="0052182E"/>
    <w:rsid w:val="00521835"/>
    <w:rsid w:val="00521880"/>
    <w:rsid w:val="00521A02"/>
    <w:rsid w:val="00521B7E"/>
    <w:rsid w:val="00521CC0"/>
    <w:rsid w:val="00521D14"/>
    <w:rsid w:val="00521D55"/>
    <w:rsid w:val="00521DD3"/>
    <w:rsid w:val="00521DD9"/>
    <w:rsid w:val="00521E26"/>
    <w:rsid w:val="00521FFC"/>
    <w:rsid w:val="00522097"/>
    <w:rsid w:val="0052237C"/>
    <w:rsid w:val="005224E5"/>
    <w:rsid w:val="00522735"/>
    <w:rsid w:val="005228F3"/>
    <w:rsid w:val="00522938"/>
    <w:rsid w:val="00522D54"/>
    <w:rsid w:val="00522DD2"/>
    <w:rsid w:val="00522F3F"/>
    <w:rsid w:val="00522F95"/>
    <w:rsid w:val="00523087"/>
    <w:rsid w:val="005230FF"/>
    <w:rsid w:val="0052323E"/>
    <w:rsid w:val="0052329D"/>
    <w:rsid w:val="00523624"/>
    <w:rsid w:val="00523718"/>
    <w:rsid w:val="005237C0"/>
    <w:rsid w:val="0052386C"/>
    <w:rsid w:val="00523909"/>
    <w:rsid w:val="00523B16"/>
    <w:rsid w:val="00523CA1"/>
    <w:rsid w:val="00523DAF"/>
    <w:rsid w:val="00523FFD"/>
    <w:rsid w:val="005240EC"/>
    <w:rsid w:val="0052411A"/>
    <w:rsid w:val="00524169"/>
    <w:rsid w:val="00524185"/>
    <w:rsid w:val="0052430F"/>
    <w:rsid w:val="0052447F"/>
    <w:rsid w:val="005244C4"/>
    <w:rsid w:val="0052454F"/>
    <w:rsid w:val="00524716"/>
    <w:rsid w:val="00524823"/>
    <w:rsid w:val="00524ABA"/>
    <w:rsid w:val="00524BA7"/>
    <w:rsid w:val="00524BB6"/>
    <w:rsid w:val="00524C7F"/>
    <w:rsid w:val="00524E33"/>
    <w:rsid w:val="00524E9C"/>
    <w:rsid w:val="005251AE"/>
    <w:rsid w:val="005251F0"/>
    <w:rsid w:val="0052551E"/>
    <w:rsid w:val="00525624"/>
    <w:rsid w:val="00525639"/>
    <w:rsid w:val="0052574B"/>
    <w:rsid w:val="00525759"/>
    <w:rsid w:val="00525A56"/>
    <w:rsid w:val="00525A68"/>
    <w:rsid w:val="00525D31"/>
    <w:rsid w:val="00525EC9"/>
    <w:rsid w:val="00525FE7"/>
    <w:rsid w:val="00525FFC"/>
    <w:rsid w:val="005261E0"/>
    <w:rsid w:val="00526205"/>
    <w:rsid w:val="005264CB"/>
    <w:rsid w:val="0052658B"/>
    <w:rsid w:val="0052658E"/>
    <w:rsid w:val="005265FF"/>
    <w:rsid w:val="00526706"/>
    <w:rsid w:val="0052680E"/>
    <w:rsid w:val="00526917"/>
    <w:rsid w:val="005269A5"/>
    <w:rsid w:val="00526B57"/>
    <w:rsid w:val="00526B69"/>
    <w:rsid w:val="00526D45"/>
    <w:rsid w:val="00526F92"/>
    <w:rsid w:val="00526F99"/>
    <w:rsid w:val="0052705E"/>
    <w:rsid w:val="00527313"/>
    <w:rsid w:val="0052738F"/>
    <w:rsid w:val="0052740B"/>
    <w:rsid w:val="00527515"/>
    <w:rsid w:val="00527657"/>
    <w:rsid w:val="0052769F"/>
    <w:rsid w:val="00527841"/>
    <w:rsid w:val="0052791E"/>
    <w:rsid w:val="00527920"/>
    <w:rsid w:val="005279B4"/>
    <w:rsid w:val="00527B3E"/>
    <w:rsid w:val="00527D93"/>
    <w:rsid w:val="00527E9A"/>
    <w:rsid w:val="00527ECF"/>
    <w:rsid w:val="00527FAA"/>
    <w:rsid w:val="00530038"/>
    <w:rsid w:val="00530316"/>
    <w:rsid w:val="005303A4"/>
    <w:rsid w:val="00530503"/>
    <w:rsid w:val="0053061A"/>
    <w:rsid w:val="005307A3"/>
    <w:rsid w:val="00530830"/>
    <w:rsid w:val="0053097B"/>
    <w:rsid w:val="00530983"/>
    <w:rsid w:val="005309CD"/>
    <w:rsid w:val="00530CF8"/>
    <w:rsid w:val="00530EF1"/>
    <w:rsid w:val="00530F58"/>
    <w:rsid w:val="005312A5"/>
    <w:rsid w:val="0053137F"/>
    <w:rsid w:val="005313D0"/>
    <w:rsid w:val="005314C6"/>
    <w:rsid w:val="005314E2"/>
    <w:rsid w:val="0053164E"/>
    <w:rsid w:val="005317C9"/>
    <w:rsid w:val="005318D9"/>
    <w:rsid w:val="00531BC2"/>
    <w:rsid w:val="00531C98"/>
    <w:rsid w:val="00531CC4"/>
    <w:rsid w:val="00531CDF"/>
    <w:rsid w:val="00531D2E"/>
    <w:rsid w:val="00531D2F"/>
    <w:rsid w:val="00531E21"/>
    <w:rsid w:val="00531F3F"/>
    <w:rsid w:val="00531FD0"/>
    <w:rsid w:val="00532015"/>
    <w:rsid w:val="00532059"/>
    <w:rsid w:val="005320A5"/>
    <w:rsid w:val="00532508"/>
    <w:rsid w:val="0053265C"/>
    <w:rsid w:val="0053270F"/>
    <w:rsid w:val="00532711"/>
    <w:rsid w:val="00532827"/>
    <w:rsid w:val="005328CA"/>
    <w:rsid w:val="00532AAF"/>
    <w:rsid w:val="00532C03"/>
    <w:rsid w:val="00532C6C"/>
    <w:rsid w:val="00532D31"/>
    <w:rsid w:val="00532D74"/>
    <w:rsid w:val="00532E02"/>
    <w:rsid w:val="00532E5B"/>
    <w:rsid w:val="00532EF6"/>
    <w:rsid w:val="00533444"/>
    <w:rsid w:val="0053344B"/>
    <w:rsid w:val="005335BF"/>
    <w:rsid w:val="005336D0"/>
    <w:rsid w:val="005339DC"/>
    <w:rsid w:val="00533B3B"/>
    <w:rsid w:val="00533B9A"/>
    <w:rsid w:val="00533ECF"/>
    <w:rsid w:val="00533F4C"/>
    <w:rsid w:val="00533FDE"/>
    <w:rsid w:val="0053402E"/>
    <w:rsid w:val="00534392"/>
    <w:rsid w:val="00534461"/>
    <w:rsid w:val="0053447A"/>
    <w:rsid w:val="005344B0"/>
    <w:rsid w:val="005344E4"/>
    <w:rsid w:val="00534639"/>
    <w:rsid w:val="00534769"/>
    <w:rsid w:val="005348CD"/>
    <w:rsid w:val="00534A70"/>
    <w:rsid w:val="00534B76"/>
    <w:rsid w:val="00534D51"/>
    <w:rsid w:val="00534EFF"/>
    <w:rsid w:val="00534F15"/>
    <w:rsid w:val="00534FBD"/>
    <w:rsid w:val="00535655"/>
    <w:rsid w:val="0053571E"/>
    <w:rsid w:val="00535810"/>
    <w:rsid w:val="00535B18"/>
    <w:rsid w:val="00535B8D"/>
    <w:rsid w:val="00535C37"/>
    <w:rsid w:val="00535D87"/>
    <w:rsid w:val="00535DA1"/>
    <w:rsid w:val="00535E4E"/>
    <w:rsid w:val="00535F07"/>
    <w:rsid w:val="00535F52"/>
    <w:rsid w:val="00535F5B"/>
    <w:rsid w:val="00535F61"/>
    <w:rsid w:val="00535FBC"/>
    <w:rsid w:val="0053602D"/>
    <w:rsid w:val="0053607D"/>
    <w:rsid w:val="00536158"/>
    <w:rsid w:val="0053626B"/>
    <w:rsid w:val="005363BD"/>
    <w:rsid w:val="00536416"/>
    <w:rsid w:val="005364F1"/>
    <w:rsid w:val="0053695F"/>
    <w:rsid w:val="005369D1"/>
    <w:rsid w:val="00536D89"/>
    <w:rsid w:val="00536EE3"/>
    <w:rsid w:val="00536F26"/>
    <w:rsid w:val="00536FAE"/>
    <w:rsid w:val="00536FB3"/>
    <w:rsid w:val="0053700F"/>
    <w:rsid w:val="0053701D"/>
    <w:rsid w:val="005372C1"/>
    <w:rsid w:val="005372F2"/>
    <w:rsid w:val="00537329"/>
    <w:rsid w:val="005374D0"/>
    <w:rsid w:val="00537573"/>
    <w:rsid w:val="005375C9"/>
    <w:rsid w:val="0053776D"/>
    <w:rsid w:val="005378C0"/>
    <w:rsid w:val="00537A97"/>
    <w:rsid w:val="00537B3F"/>
    <w:rsid w:val="00537C40"/>
    <w:rsid w:val="00537CF5"/>
    <w:rsid w:val="00537D0B"/>
    <w:rsid w:val="00537DD3"/>
    <w:rsid w:val="00537F12"/>
    <w:rsid w:val="00537F8A"/>
    <w:rsid w:val="00537F97"/>
    <w:rsid w:val="00540045"/>
    <w:rsid w:val="005401ED"/>
    <w:rsid w:val="005405BB"/>
    <w:rsid w:val="0054070B"/>
    <w:rsid w:val="005407B2"/>
    <w:rsid w:val="00540834"/>
    <w:rsid w:val="00540893"/>
    <w:rsid w:val="005408B5"/>
    <w:rsid w:val="005408B8"/>
    <w:rsid w:val="005408D1"/>
    <w:rsid w:val="00540930"/>
    <w:rsid w:val="00540A54"/>
    <w:rsid w:val="00540B03"/>
    <w:rsid w:val="00540B1C"/>
    <w:rsid w:val="00540BFC"/>
    <w:rsid w:val="00540D08"/>
    <w:rsid w:val="00540DEF"/>
    <w:rsid w:val="00540E7E"/>
    <w:rsid w:val="00540FD4"/>
    <w:rsid w:val="005410C8"/>
    <w:rsid w:val="00541298"/>
    <w:rsid w:val="005413E9"/>
    <w:rsid w:val="00541461"/>
    <w:rsid w:val="005414BB"/>
    <w:rsid w:val="0054182C"/>
    <w:rsid w:val="00541B53"/>
    <w:rsid w:val="00541D94"/>
    <w:rsid w:val="00541E16"/>
    <w:rsid w:val="00541E41"/>
    <w:rsid w:val="00541E9F"/>
    <w:rsid w:val="00541F2D"/>
    <w:rsid w:val="00542058"/>
    <w:rsid w:val="00542329"/>
    <w:rsid w:val="00542380"/>
    <w:rsid w:val="0054247D"/>
    <w:rsid w:val="00542487"/>
    <w:rsid w:val="005426B2"/>
    <w:rsid w:val="005426D9"/>
    <w:rsid w:val="00542828"/>
    <w:rsid w:val="00542C0C"/>
    <w:rsid w:val="00542E7D"/>
    <w:rsid w:val="00543147"/>
    <w:rsid w:val="0054317D"/>
    <w:rsid w:val="005431BD"/>
    <w:rsid w:val="00543244"/>
    <w:rsid w:val="00543441"/>
    <w:rsid w:val="005434D0"/>
    <w:rsid w:val="0054359B"/>
    <w:rsid w:val="0054366E"/>
    <w:rsid w:val="0054379A"/>
    <w:rsid w:val="005437D2"/>
    <w:rsid w:val="005438A5"/>
    <w:rsid w:val="00543950"/>
    <w:rsid w:val="00543A24"/>
    <w:rsid w:val="00543A91"/>
    <w:rsid w:val="00543AC6"/>
    <w:rsid w:val="00543B10"/>
    <w:rsid w:val="00543D90"/>
    <w:rsid w:val="00543DC4"/>
    <w:rsid w:val="00543DEB"/>
    <w:rsid w:val="00543EDB"/>
    <w:rsid w:val="00544292"/>
    <w:rsid w:val="00544376"/>
    <w:rsid w:val="005446B2"/>
    <w:rsid w:val="0054475C"/>
    <w:rsid w:val="005447A5"/>
    <w:rsid w:val="005447AF"/>
    <w:rsid w:val="00544801"/>
    <w:rsid w:val="00544C77"/>
    <w:rsid w:val="00544EA1"/>
    <w:rsid w:val="00544ED5"/>
    <w:rsid w:val="0054506F"/>
    <w:rsid w:val="005450B8"/>
    <w:rsid w:val="005451B0"/>
    <w:rsid w:val="00545257"/>
    <w:rsid w:val="0054529A"/>
    <w:rsid w:val="005452DF"/>
    <w:rsid w:val="005452EA"/>
    <w:rsid w:val="005458DD"/>
    <w:rsid w:val="005458EF"/>
    <w:rsid w:val="00545950"/>
    <w:rsid w:val="00545A28"/>
    <w:rsid w:val="00545A37"/>
    <w:rsid w:val="00545C84"/>
    <w:rsid w:val="00545CC4"/>
    <w:rsid w:val="00546040"/>
    <w:rsid w:val="005460C6"/>
    <w:rsid w:val="005461FA"/>
    <w:rsid w:val="005464BC"/>
    <w:rsid w:val="005465F7"/>
    <w:rsid w:val="0054669C"/>
    <w:rsid w:val="00546877"/>
    <w:rsid w:val="005468DA"/>
    <w:rsid w:val="0054690C"/>
    <w:rsid w:val="00546954"/>
    <w:rsid w:val="00546A91"/>
    <w:rsid w:val="00546C70"/>
    <w:rsid w:val="00546CCB"/>
    <w:rsid w:val="00546E54"/>
    <w:rsid w:val="00546FC1"/>
    <w:rsid w:val="00546FFD"/>
    <w:rsid w:val="00547052"/>
    <w:rsid w:val="00547119"/>
    <w:rsid w:val="005471BC"/>
    <w:rsid w:val="0054721D"/>
    <w:rsid w:val="00547276"/>
    <w:rsid w:val="0054727A"/>
    <w:rsid w:val="00547420"/>
    <w:rsid w:val="00547498"/>
    <w:rsid w:val="005474B4"/>
    <w:rsid w:val="0054755C"/>
    <w:rsid w:val="00547672"/>
    <w:rsid w:val="00547708"/>
    <w:rsid w:val="00547A82"/>
    <w:rsid w:val="00547F45"/>
    <w:rsid w:val="00547F75"/>
    <w:rsid w:val="00547F9A"/>
    <w:rsid w:val="00547FDF"/>
    <w:rsid w:val="00547FED"/>
    <w:rsid w:val="00550020"/>
    <w:rsid w:val="005504C8"/>
    <w:rsid w:val="005504FF"/>
    <w:rsid w:val="0055091D"/>
    <w:rsid w:val="00550A20"/>
    <w:rsid w:val="00550B0B"/>
    <w:rsid w:val="00550D52"/>
    <w:rsid w:val="00550D55"/>
    <w:rsid w:val="00550EA7"/>
    <w:rsid w:val="00550EB1"/>
    <w:rsid w:val="005510B8"/>
    <w:rsid w:val="0055123E"/>
    <w:rsid w:val="00551694"/>
    <w:rsid w:val="0055188B"/>
    <w:rsid w:val="005519D0"/>
    <w:rsid w:val="00551A52"/>
    <w:rsid w:val="00551B85"/>
    <w:rsid w:val="00551BE6"/>
    <w:rsid w:val="00551D5D"/>
    <w:rsid w:val="00551D6D"/>
    <w:rsid w:val="00551F64"/>
    <w:rsid w:val="0055212D"/>
    <w:rsid w:val="00552155"/>
    <w:rsid w:val="0055217E"/>
    <w:rsid w:val="005522C2"/>
    <w:rsid w:val="00552302"/>
    <w:rsid w:val="005523AE"/>
    <w:rsid w:val="005523CD"/>
    <w:rsid w:val="005526B6"/>
    <w:rsid w:val="005526BF"/>
    <w:rsid w:val="005526C7"/>
    <w:rsid w:val="00552A3B"/>
    <w:rsid w:val="00552C3D"/>
    <w:rsid w:val="00552D61"/>
    <w:rsid w:val="00552DD8"/>
    <w:rsid w:val="00552F96"/>
    <w:rsid w:val="00552FB7"/>
    <w:rsid w:val="005531AD"/>
    <w:rsid w:val="005532EF"/>
    <w:rsid w:val="0055333B"/>
    <w:rsid w:val="0055339D"/>
    <w:rsid w:val="00553448"/>
    <w:rsid w:val="005534C5"/>
    <w:rsid w:val="005534D9"/>
    <w:rsid w:val="00553596"/>
    <w:rsid w:val="005535D1"/>
    <w:rsid w:val="00553846"/>
    <w:rsid w:val="00553BAC"/>
    <w:rsid w:val="00553CDB"/>
    <w:rsid w:val="00553D38"/>
    <w:rsid w:val="00553E6D"/>
    <w:rsid w:val="00553F66"/>
    <w:rsid w:val="00554232"/>
    <w:rsid w:val="005542A6"/>
    <w:rsid w:val="00554375"/>
    <w:rsid w:val="00554559"/>
    <w:rsid w:val="005545F4"/>
    <w:rsid w:val="00554671"/>
    <w:rsid w:val="00554795"/>
    <w:rsid w:val="005548ED"/>
    <w:rsid w:val="00554C04"/>
    <w:rsid w:val="00554CDB"/>
    <w:rsid w:val="00554CF4"/>
    <w:rsid w:val="00554D22"/>
    <w:rsid w:val="00554D75"/>
    <w:rsid w:val="00554D7B"/>
    <w:rsid w:val="00555086"/>
    <w:rsid w:val="005550BD"/>
    <w:rsid w:val="00555183"/>
    <w:rsid w:val="005551D9"/>
    <w:rsid w:val="005551E1"/>
    <w:rsid w:val="0055526E"/>
    <w:rsid w:val="00555317"/>
    <w:rsid w:val="00555355"/>
    <w:rsid w:val="005554C9"/>
    <w:rsid w:val="00555594"/>
    <w:rsid w:val="005556F7"/>
    <w:rsid w:val="00555761"/>
    <w:rsid w:val="0055582E"/>
    <w:rsid w:val="005558F7"/>
    <w:rsid w:val="00555D85"/>
    <w:rsid w:val="00555FB3"/>
    <w:rsid w:val="005560BD"/>
    <w:rsid w:val="005560CF"/>
    <w:rsid w:val="0055619E"/>
    <w:rsid w:val="00556361"/>
    <w:rsid w:val="0055651C"/>
    <w:rsid w:val="00556734"/>
    <w:rsid w:val="0055683F"/>
    <w:rsid w:val="005569AB"/>
    <w:rsid w:val="00557135"/>
    <w:rsid w:val="005571E2"/>
    <w:rsid w:val="00557390"/>
    <w:rsid w:val="005573E8"/>
    <w:rsid w:val="0055743A"/>
    <w:rsid w:val="00557469"/>
    <w:rsid w:val="00557623"/>
    <w:rsid w:val="0055770B"/>
    <w:rsid w:val="00557A63"/>
    <w:rsid w:val="00557A97"/>
    <w:rsid w:val="00557B32"/>
    <w:rsid w:val="00557BCA"/>
    <w:rsid w:val="00557CF7"/>
    <w:rsid w:val="00557D99"/>
    <w:rsid w:val="00557D9C"/>
    <w:rsid w:val="00557E07"/>
    <w:rsid w:val="00557E52"/>
    <w:rsid w:val="00557EDA"/>
    <w:rsid w:val="00557EEF"/>
    <w:rsid w:val="00557F71"/>
    <w:rsid w:val="00557FB2"/>
    <w:rsid w:val="0056010D"/>
    <w:rsid w:val="00560158"/>
    <w:rsid w:val="005601B8"/>
    <w:rsid w:val="005601CF"/>
    <w:rsid w:val="005602A2"/>
    <w:rsid w:val="005602E4"/>
    <w:rsid w:val="00560351"/>
    <w:rsid w:val="00560557"/>
    <w:rsid w:val="005605ED"/>
    <w:rsid w:val="005605F3"/>
    <w:rsid w:val="0056081E"/>
    <w:rsid w:val="00560914"/>
    <w:rsid w:val="0056092A"/>
    <w:rsid w:val="00560D5E"/>
    <w:rsid w:val="00560F5B"/>
    <w:rsid w:val="00561064"/>
    <w:rsid w:val="005610E3"/>
    <w:rsid w:val="0056143C"/>
    <w:rsid w:val="0056158C"/>
    <w:rsid w:val="00561608"/>
    <w:rsid w:val="00561610"/>
    <w:rsid w:val="0056193B"/>
    <w:rsid w:val="00561ACD"/>
    <w:rsid w:val="00561C06"/>
    <w:rsid w:val="00561C20"/>
    <w:rsid w:val="00561CC0"/>
    <w:rsid w:val="00561D0C"/>
    <w:rsid w:val="00561E3A"/>
    <w:rsid w:val="00561E97"/>
    <w:rsid w:val="00561F23"/>
    <w:rsid w:val="0056219A"/>
    <w:rsid w:val="005623A7"/>
    <w:rsid w:val="005624C2"/>
    <w:rsid w:val="00562614"/>
    <w:rsid w:val="0056269E"/>
    <w:rsid w:val="00562759"/>
    <w:rsid w:val="005627EC"/>
    <w:rsid w:val="005629DE"/>
    <w:rsid w:val="00562A9F"/>
    <w:rsid w:val="00562B31"/>
    <w:rsid w:val="00562B90"/>
    <w:rsid w:val="00562B93"/>
    <w:rsid w:val="00562BE0"/>
    <w:rsid w:val="00562BFE"/>
    <w:rsid w:val="00562FE6"/>
    <w:rsid w:val="00563086"/>
    <w:rsid w:val="0056319C"/>
    <w:rsid w:val="0056329B"/>
    <w:rsid w:val="005635B8"/>
    <w:rsid w:val="00563653"/>
    <w:rsid w:val="0056365F"/>
    <w:rsid w:val="0056368E"/>
    <w:rsid w:val="0056379A"/>
    <w:rsid w:val="00563972"/>
    <w:rsid w:val="00563CC7"/>
    <w:rsid w:val="00564015"/>
    <w:rsid w:val="005641D0"/>
    <w:rsid w:val="00564293"/>
    <w:rsid w:val="005645A3"/>
    <w:rsid w:val="005645BA"/>
    <w:rsid w:val="005645C9"/>
    <w:rsid w:val="005647F8"/>
    <w:rsid w:val="00564888"/>
    <w:rsid w:val="005649DC"/>
    <w:rsid w:val="00564F93"/>
    <w:rsid w:val="0056500A"/>
    <w:rsid w:val="00565195"/>
    <w:rsid w:val="00565375"/>
    <w:rsid w:val="00565389"/>
    <w:rsid w:val="0056553F"/>
    <w:rsid w:val="00565626"/>
    <w:rsid w:val="00565658"/>
    <w:rsid w:val="0056565F"/>
    <w:rsid w:val="0056591D"/>
    <w:rsid w:val="005659DF"/>
    <w:rsid w:val="00565B10"/>
    <w:rsid w:val="00565B89"/>
    <w:rsid w:val="00565C8D"/>
    <w:rsid w:val="00565D83"/>
    <w:rsid w:val="00565DAF"/>
    <w:rsid w:val="00565DC3"/>
    <w:rsid w:val="00565E77"/>
    <w:rsid w:val="00565FFD"/>
    <w:rsid w:val="0056602C"/>
    <w:rsid w:val="005660A0"/>
    <w:rsid w:val="0056636A"/>
    <w:rsid w:val="0056645B"/>
    <w:rsid w:val="00566469"/>
    <w:rsid w:val="005664FD"/>
    <w:rsid w:val="005667B6"/>
    <w:rsid w:val="00566A6E"/>
    <w:rsid w:val="00566B1D"/>
    <w:rsid w:val="00566B26"/>
    <w:rsid w:val="00566B9F"/>
    <w:rsid w:val="00566BAD"/>
    <w:rsid w:val="00566C27"/>
    <w:rsid w:val="00567171"/>
    <w:rsid w:val="005671DD"/>
    <w:rsid w:val="0056733F"/>
    <w:rsid w:val="0056738D"/>
    <w:rsid w:val="00567523"/>
    <w:rsid w:val="005675C3"/>
    <w:rsid w:val="0056768A"/>
    <w:rsid w:val="005678AA"/>
    <w:rsid w:val="0056794C"/>
    <w:rsid w:val="005679D9"/>
    <w:rsid w:val="00567AAA"/>
    <w:rsid w:val="00567EDD"/>
    <w:rsid w:val="00567F40"/>
    <w:rsid w:val="00570090"/>
    <w:rsid w:val="0057009F"/>
    <w:rsid w:val="005701CA"/>
    <w:rsid w:val="00570205"/>
    <w:rsid w:val="0057022F"/>
    <w:rsid w:val="0057031B"/>
    <w:rsid w:val="005706A8"/>
    <w:rsid w:val="00570B49"/>
    <w:rsid w:val="00570C92"/>
    <w:rsid w:val="00570D7D"/>
    <w:rsid w:val="00570E02"/>
    <w:rsid w:val="00570F0A"/>
    <w:rsid w:val="0057121D"/>
    <w:rsid w:val="00571329"/>
    <w:rsid w:val="005714E7"/>
    <w:rsid w:val="00571659"/>
    <w:rsid w:val="00571671"/>
    <w:rsid w:val="0057184C"/>
    <w:rsid w:val="00571AB0"/>
    <w:rsid w:val="00571ABC"/>
    <w:rsid w:val="00571B61"/>
    <w:rsid w:val="00571FD2"/>
    <w:rsid w:val="0057206B"/>
    <w:rsid w:val="0057215C"/>
    <w:rsid w:val="005725F7"/>
    <w:rsid w:val="00572725"/>
    <w:rsid w:val="0057280F"/>
    <w:rsid w:val="005728D7"/>
    <w:rsid w:val="00572906"/>
    <w:rsid w:val="005729E9"/>
    <w:rsid w:val="00572AC8"/>
    <w:rsid w:val="00572D6A"/>
    <w:rsid w:val="00572E52"/>
    <w:rsid w:val="00572EDA"/>
    <w:rsid w:val="0057305F"/>
    <w:rsid w:val="005731BE"/>
    <w:rsid w:val="00573641"/>
    <w:rsid w:val="0057386A"/>
    <w:rsid w:val="00573ADC"/>
    <w:rsid w:val="00573B25"/>
    <w:rsid w:val="00573B28"/>
    <w:rsid w:val="00573D1B"/>
    <w:rsid w:val="00573FD3"/>
    <w:rsid w:val="00573FEF"/>
    <w:rsid w:val="00574240"/>
    <w:rsid w:val="005743D8"/>
    <w:rsid w:val="0057461A"/>
    <w:rsid w:val="005747F4"/>
    <w:rsid w:val="005748A6"/>
    <w:rsid w:val="00574942"/>
    <w:rsid w:val="00574D0E"/>
    <w:rsid w:val="00574D68"/>
    <w:rsid w:val="00574DA5"/>
    <w:rsid w:val="00574E70"/>
    <w:rsid w:val="00574E9A"/>
    <w:rsid w:val="00574F10"/>
    <w:rsid w:val="00575211"/>
    <w:rsid w:val="0057530E"/>
    <w:rsid w:val="00575397"/>
    <w:rsid w:val="005753BD"/>
    <w:rsid w:val="00575401"/>
    <w:rsid w:val="005757EA"/>
    <w:rsid w:val="00575925"/>
    <w:rsid w:val="00575A45"/>
    <w:rsid w:val="00575A88"/>
    <w:rsid w:val="00575AC6"/>
    <w:rsid w:val="00575B06"/>
    <w:rsid w:val="00575E00"/>
    <w:rsid w:val="00575E48"/>
    <w:rsid w:val="00575E7C"/>
    <w:rsid w:val="00575E89"/>
    <w:rsid w:val="00575EBD"/>
    <w:rsid w:val="00575EF7"/>
    <w:rsid w:val="00575F79"/>
    <w:rsid w:val="00575F99"/>
    <w:rsid w:val="005760FF"/>
    <w:rsid w:val="0057611A"/>
    <w:rsid w:val="0057616D"/>
    <w:rsid w:val="0057628A"/>
    <w:rsid w:val="00576409"/>
    <w:rsid w:val="00576CB4"/>
    <w:rsid w:val="00576E1F"/>
    <w:rsid w:val="00577053"/>
    <w:rsid w:val="005770BD"/>
    <w:rsid w:val="00577196"/>
    <w:rsid w:val="005773D2"/>
    <w:rsid w:val="00577453"/>
    <w:rsid w:val="005774F2"/>
    <w:rsid w:val="005774FE"/>
    <w:rsid w:val="0057799A"/>
    <w:rsid w:val="00577BF3"/>
    <w:rsid w:val="00577CBB"/>
    <w:rsid w:val="00577D6D"/>
    <w:rsid w:val="00577FF4"/>
    <w:rsid w:val="0058010F"/>
    <w:rsid w:val="00580254"/>
    <w:rsid w:val="005806A8"/>
    <w:rsid w:val="005806F5"/>
    <w:rsid w:val="00580842"/>
    <w:rsid w:val="00580925"/>
    <w:rsid w:val="00580C19"/>
    <w:rsid w:val="00580D2E"/>
    <w:rsid w:val="00581007"/>
    <w:rsid w:val="0058102C"/>
    <w:rsid w:val="005811B4"/>
    <w:rsid w:val="00581265"/>
    <w:rsid w:val="00581466"/>
    <w:rsid w:val="0058149F"/>
    <w:rsid w:val="005817E7"/>
    <w:rsid w:val="00581A06"/>
    <w:rsid w:val="00581B84"/>
    <w:rsid w:val="00581CA8"/>
    <w:rsid w:val="00581CF5"/>
    <w:rsid w:val="00581D85"/>
    <w:rsid w:val="00581E08"/>
    <w:rsid w:val="00581E9D"/>
    <w:rsid w:val="005820C7"/>
    <w:rsid w:val="00582135"/>
    <w:rsid w:val="005822E1"/>
    <w:rsid w:val="005823B1"/>
    <w:rsid w:val="00582426"/>
    <w:rsid w:val="00582563"/>
    <w:rsid w:val="00582801"/>
    <w:rsid w:val="00582822"/>
    <w:rsid w:val="0058285E"/>
    <w:rsid w:val="005828D9"/>
    <w:rsid w:val="00582A93"/>
    <w:rsid w:val="00582CB8"/>
    <w:rsid w:val="00582DE3"/>
    <w:rsid w:val="00583010"/>
    <w:rsid w:val="00583041"/>
    <w:rsid w:val="005834D9"/>
    <w:rsid w:val="005835A7"/>
    <w:rsid w:val="0058365B"/>
    <w:rsid w:val="0058366F"/>
    <w:rsid w:val="005837B9"/>
    <w:rsid w:val="00583953"/>
    <w:rsid w:val="00583ADF"/>
    <w:rsid w:val="00583B27"/>
    <w:rsid w:val="00583E1F"/>
    <w:rsid w:val="00583F53"/>
    <w:rsid w:val="00583FEB"/>
    <w:rsid w:val="0058410E"/>
    <w:rsid w:val="005841FB"/>
    <w:rsid w:val="00584322"/>
    <w:rsid w:val="00584477"/>
    <w:rsid w:val="00584531"/>
    <w:rsid w:val="00584540"/>
    <w:rsid w:val="00584576"/>
    <w:rsid w:val="00584720"/>
    <w:rsid w:val="00584776"/>
    <w:rsid w:val="00584973"/>
    <w:rsid w:val="005849A3"/>
    <w:rsid w:val="00584AF2"/>
    <w:rsid w:val="00584B2E"/>
    <w:rsid w:val="00584BA8"/>
    <w:rsid w:val="00584BE7"/>
    <w:rsid w:val="00584CD8"/>
    <w:rsid w:val="00584E23"/>
    <w:rsid w:val="00584E5E"/>
    <w:rsid w:val="00584ED2"/>
    <w:rsid w:val="00584F63"/>
    <w:rsid w:val="005850D4"/>
    <w:rsid w:val="00585286"/>
    <w:rsid w:val="005852A9"/>
    <w:rsid w:val="005852EC"/>
    <w:rsid w:val="00585425"/>
    <w:rsid w:val="0058550F"/>
    <w:rsid w:val="00585914"/>
    <w:rsid w:val="00585AD0"/>
    <w:rsid w:val="00585D6C"/>
    <w:rsid w:val="00585E7C"/>
    <w:rsid w:val="00585F04"/>
    <w:rsid w:val="00585F0D"/>
    <w:rsid w:val="00586009"/>
    <w:rsid w:val="00586089"/>
    <w:rsid w:val="0058619D"/>
    <w:rsid w:val="005863B5"/>
    <w:rsid w:val="0058649D"/>
    <w:rsid w:val="005864A0"/>
    <w:rsid w:val="00586589"/>
    <w:rsid w:val="005866AC"/>
    <w:rsid w:val="00586713"/>
    <w:rsid w:val="005867DD"/>
    <w:rsid w:val="0058698C"/>
    <w:rsid w:val="00586CC6"/>
    <w:rsid w:val="00586DD0"/>
    <w:rsid w:val="00586EDA"/>
    <w:rsid w:val="00586F1A"/>
    <w:rsid w:val="00587136"/>
    <w:rsid w:val="00587196"/>
    <w:rsid w:val="0058723C"/>
    <w:rsid w:val="00587675"/>
    <w:rsid w:val="005876C8"/>
    <w:rsid w:val="00587719"/>
    <w:rsid w:val="005878E8"/>
    <w:rsid w:val="00587AB3"/>
    <w:rsid w:val="00587ABA"/>
    <w:rsid w:val="00587B1C"/>
    <w:rsid w:val="00587CB2"/>
    <w:rsid w:val="00590049"/>
    <w:rsid w:val="00590106"/>
    <w:rsid w:val="005904DA"/>
    <w:rsid w:val="005905E7"/>
    <w:rsid w:val="0059068C"/>
    <w:rsid w:val="00590815"/>
    <w:rsid w:val="0059086B"/>
    <w:rsid w:val="00590A0F"/>
    <w:rsid w:val="00590AB1"/>
    <w:rsid w:val="00590AD3"/>
    <w:rsid w:val="00590CF7"/>
    <w:rsid w:val="00590EB6"/>
    <w:rsid w:val="005911D5"/>
    <w:rsid w:val="00591252"/>
    <w:rsid w:val="00591342"/>
    <w:rsid w:val="0059134F"/>
    <w:rsid w:val="005913B4"/>
    <w:rsid w:val="00591515"/>
    <w:rsid w:val="00591518"/>
    <w:rsid w:val="005918A9"/>
    <w:rsid w:val="00591BF8"/>
    <w:rsid w:val="00591C5A"/>
    <w:rsid w:val="00591C9A"/>
    <w:rsid w:val="00591CE6"/>
    <w:rsid w:val="00591F26"/>
    <w:rsid w:val="00591FB8"/>
    <w:rsid w:val="00591FBA"/>
    <w:rsid w:val="00591FC7"/>
    <w:rsid w:val="005921B2"/>
    <w:rsid w:val="00592227"/>
    <w:rsid w:val="00592363"/>
    <w:rsid w:val="005925EB"/>
    <w:rsid w:val="0059266F"/>
    <w:rsid w:val="00592684"/>
    <w:rsid w:val="00592713"/>
    <w:rsid w:val="0059279F"/>
    <w:rsid w:val="005929A2"/>
    <w:rsid w:val="005929D4"/>
    <w:rsid w:val="00592A03"/>
    <w:rsid w:val="00592A1B"/>
    <w:rsid w:val="00592B6E"/>
    <w:rsid w:val="00592C07"/>
    <w:rsid w:val="00592CB5"/>
    <w:rsid w:val="00592EEA"/>
    <w:rsid w:val="00592FD9"/>
    <w:rsid w:val="00593232"/>
    <w:rsid w:val="00593591"/>
    <w:rsid w:val="005936AF"/>
    <w:rsid w:val="00593855"/>
    <w:rsid w:val="005938D2"/>
    <w:rsid w:val="00593978"/>
    <w:rsid w:val="00593B05"/>
    <w:rsid w:val="00593C98"/>
    <w:rsid w:val="00593CD6"/>
    <w:rsid w:val="00593CF6"/>
    <w:rsid w:val="00593DDF"/>
    <w:rsid w:val="00593F50"/>
    <w:rsid w:val="00593F88"/>
    <w:rsid w:val="00593FA5"/>
    <w:rsid w:val="00594081"/>
    <w:rsid w:val="005942DA"/>
    <w:rsid w:val="00594336"/>
    <w:rsid w:val="005943D1"/>
    <w:rsid w:val="00594A34"/>
    <w:rsid w:val="00594AE8"/>
    <w:rsid w:val="00594B18"/>
    <w:rsid w:val="00594C7B"/>
    <w:rsid w:val="00594E1E"/>
    <w:rsid w:val="00594E45"/>
    <w:rsid w:val="00594F76"/>
    <w:rsid w:val="00595072"/>
    <w:rsid w:val="005950B7"/>
    <w:rsid w:val="005951C8"/>
    <w:rsid w:val="00595217"/>
    <w:rsid w:val="00595258"/>
    <w:rsid w:val="00595547"/>
    <w:rsid w:val="00595641"/>
    <w:rsid w:val="005956DA"/>
    <w:rsid w:val="00595900"/>
    <w:rsid w:val="00595CF4"/>
    <w:rsid w:val="00595D3D"/>
    <w:rsid w:val="00595DD9"/>
    <w:rsid w:val="00595E6A"/>
    <w:rsid w:val="00595FF0"/>
    <w:rsid w:val="0059614B"/>
    <w:rsid w:val="005962F3"/>
    <w:rsid w:val="005963FE"/>
    <w:rsid w:val="00596441"/>
    <w:rsid w:val="005964B6"/>
    <w:rsid w:val="005968F0"/>
    <w:rsid w:val="005968FA"/>
    <w:rsid w:val="00596B51"/>
    <w:rsid w:val="00596BF1"/>
    <w:rsid w:val="00596C26"/>
    <w:rsid w:val="00596CF3"/>
    <w:rsid w:val="00596D93"/>
    <w:rsid w:val="00596E1D"/>
    <w:rsid w:val="00596FAA"/>
    <w:rsid w:val="00597195"/>
    <w:rsid w:val="005971C7"/>
    <w:rsid w:val="005972D7"/>
    <w:rsid w:val="00597401"/>
    <w:rsid w:val="00597476"/>
    <w:rsid w:val="00597882"/>
    <w:rsid w:val="005978B1"/>
    <w:rsid w:val="005979C8"/>
    <w:rsid w:val="00597A38"/>
    <w:rsid w:val="00597A80"/>
    <w:rsid w:val="00597B8D"/>
    <w:rsid w:val="00597BD0"/>
    <w:rsid w:val="00597CA2"/>
    <w:rsid w:val="00597D20"/>
    <w:rsid w:val="00597D50"/>
    <w:rsid w:val="00597D90"/>
    <w:rsid w:val="00597DB3"/>
    <w:rsid w:val="00597DB8"/>
    <w:rsid w:val="00597DEB"/>
    <w:rsid w:val="00597E35"/>
    <w:rsid w:val="00597E38"/>
    <w:rsid w:val="00597E5D"/>
    <w:rsid w:val="005A0172"/>
    <w:rsid w:val="005A02CD"/>
    <w:rsid w:val="005A02E8"/>
    <w:rsid w:val="005A03AC"/>
    <w:rsid w:val="005A0A53"/>
    <w:rsid w:val="005A0AF2"/>
    <w:rsid w:val="005A0BFE"/>
    <w:rsid w:val="005A0D9C"/>
    <w:rsid w:val="005A1358"/>
    <w:rsid w:val="005A136C"/>
    <w:rsid w:val="005A1889"/>
    <w:rsid w:val="005A20F4"/>
    <w:rsid w:val="005A210C"/>
    <w:rsid w:val="005A224B"/>
    <w:rsid w:val="005A234E"/>
    <w:rsid w:val="005A238A"/>
    <w:rsid w:val="005A2406"/>
    <w:rsid w:val="005A2526"/>
    <w:rsid w:val="005A2571"/>
    <w:rsid w:val="005A2656"/>
    <w:rsid w:val="005A2687"/>
    <w:rsid w:val="005A299E"/>
    <w:rsid w:val="005A2A9C"/>
    <w:rsid w:val="005A2BA9"/>
    <w:rsid w:val="005A2BCA"/>
    <w:rsid w:val="005A2BFE"/>
    <w:rsid w:val="005A2C18"/>
    <w:rsid w:val="005A2E98"/>
    <w:rsid w:val="005A2F96"/>
    <w:rsid w:val="005A3045"/>
    <w:rsid w:val="005A3089"/>
    <w:rsid w:val="005A308F"/>
    <w:rsid w:val="005A30BE"/>
    <w:rsid w:val="005A3243"/>
    <w:rsid w:val="005A331E"/>
    <w:rsid w:val="005A3506"/>
    <w:rsid w:val="005A3552"/>
    <w:rsid w:val="005A356B"/>
    <w:rsid w:val="005A35AF"/>
    <w:rsid w:val="005A365F"/>
    <w:rsid w:val="005A36E6"/>
    <w:rsid w:val="005A3796"/>
    <w:rsid w:val="005A37E4"/>
    <w:rsid w:val="005A3966"/>
    <w:rsid w:val="005A3980"/>
    <w:rsid w:val="005A3E45"/>
    <w:rsid w:val="005A3FE5"/>
    <w:rsid w:val="005A4008"/>
    <w:rsid w:val="005A40FC"/>
    <w:rsid w:val="005A4128"/>
    <w:rsid w:val="005A4174"/>
    <w:rsid w:val="005A423F"/>
    <w:rsid w:val="005A4280"/>
    <w:rsid w:val="005A4534"/>
    <w:rsid w:val="005A4A05"/>
    <w:rsid w:val="005A4A20"/>
    <w:rsid w:val="005A4BAE"/>
    <w:rsid w:val="005A4CAE"/>
    <w:rsid w:val="005A4F23"/>
    <w:rsid w:val="005A50E3"/>
    <w:rsid w:val="005A514B"/>
    <w:rsid w:val="005A5160"/>
    <w:rsid w:val="005A51F4"/>
    <w:rsid w:val="005A54CB"/>
    <w:rsid w:val="005A5551"/>
    <w:rsid w:val="005A55DD"/>
    <w:rsid w:val="005A5631"/>
    <w:rsid w:val="005A567E"/>
    <w:rsid w:val="005A5786"/>
    <w:rsid w:val="005A58CD"/>
    <w:rsid w:val="005A59E9"/>
    <w:rsid w:val="005A5A7C"/>
    <w:rsid w:val="005A5AEA"/>
    <w:rsid w:val="005A5C6C"/>
    <w:rsid w:val="005A5CAB"/>
    <w:rsid w:val="005A5DE7"/>
    <w:rsid w:val="005A5DF8"/>
    <w:rsid w:val="005A5F85"/>
    <w:rsid w:val="005A600F"/>
    <w:rsid w:val="005A6101"/>
    <w:rsid w:val="005A621F"/>
    <w:rsid w:val="005A625B"/>
    <w:rsid w:val="005A646B"/>
    <w:rsid w:val="005A65D4"/>
    <w:rsid w:val="005A65D8"/>
    <w:rsid w:val="005A68F3"/>
    <w:rsid w:val="005A693C"/>
    <w:rsid w:val="005A6D0B"/>
    <w:rsid w:val="005A70A4"/>
    <w:rsid w:val="005A70EA"/>
    <w:rsid w:val="005A71D7"/>
    <w:rsid w:val="005A7690"/>
    <w:rsid w:val="005A76E1"/>
    <w:rsid w:val="005A781E"/>
    <w:rsid w:val="005A78D8"/>
    <w:rsid w:val="005A7B60"/>
    <w:rsid w:val="005A7B8D"/>
    <w:rsid w:val="005A7C36"/>
    <w:rsid w:val="005A7C66"/>
    <w:rsid w:val="005A7EB9"/>
    <w:rsid w:val="005A7F74"/>
    <w:rsid w:val="005A7FCF"/>
    <w:rsid w:val="005B007C"/>
    <w:rsid w:val="005B0738"/>
    <w:rsid w:val="005B073B"/>
    <w:rsid w:val="005B078E"/>
    <w:rsid w:val="005B07E2"/>
    <w:rsid w:val="005B0946"/>
    <w:rsid w:val="005B0ACD"/>
    <w:rsid w:val="005B0B43"/>
    <w:rsid w:val="005B0B7F"/>
    <w:rsid w:val="005B0C5D"/>
    <w:rsid w:val="005B0CC1"/>
    <w:rsid w:val="005B0E0D"/>
    <w:rsid w:val="005B0E1F"/>
    <w:rsid w:val="005B12A3"/>
    <w:rsid w:val="005B13A0"/>
    <w:rsid w:val="005B1406"/>
    <w:rsid w:val="005B163B"/>
    <w:rsid w:val="005B1863"/>
    <w:rsid w:val="005B18FE"/>
    <w:rsid w:val="005B1A81"/>
    <w:rsid w:val="005B1AE7"/>
    <w:rsid w:val="005B1E06"/>
    <w:rsid w:val="005B1E86"/>
    <w:rsid w:val="005B1FD6"/>
    <w:rsid w:val="005B207E"/>
    <w:rsid w:val="005B2083"/>
    <w:rsid w:val="005B216A"/>
    <w:rsid w:val="005B21D1"/>
    <w:rsid w:val="005B2233"/>
    <w:rsid w:val="005B2371"/>
    <w:rsid w:val="005B23C1"/>
    <w:rsid w:val="005B2794"/>
    <w:rsid w:val="005B27BD"/>
    <w:rsid w:val="005B2824"/>
    <w:rsid w:val="005B283D"/>
    <w:rsid w:val="005B2997"/>
    <w:rsid w:val="005B29B6"/>
    <w:rsid w:val="005B2A91"/>
    <w:rsid w:val="005B2B78"/>
    <w:rsid w:val="005B2BD7"/>
    <w:rsid w:val="005B2BF1"/>
    <w:rsid w:val="005B2DE0"/>
    <w:rsid w:val="005B2E01"/>
    <w:rsid w:val="005B2F80"/>
    <w:rsid w:val="005B30D9"/>
    <w:rsid w:val="005B35A1"/>
    <w:rsid w:val="005B3641"/>
    <w:rsid w:val="005B36F0"/>
    <w:rsid w:val="005B372B"/>
    <w:rsid w:val="005B38A2"/>
    <w:rsid w:val="005B3A0B"/>
    <w:rsid w:val="005B3B01"/>
    <w:rsid w:val="005B3C33"/>
    <w:rsid w:val="005B3D85"/>
    <w:rsid w:val="005B3DCF"/>
    <w:rsid w:val="005B4058"/>
    <w:rsid w:val="005B405A"/>
    <w:rsid w:val="005B409F"/>
    <w:rsid w:val="005B4308"/>
    <w:rsid w:val="005B44A3"/>
    <w:rsid w:val="005B472B"/>
    <w:rsid w:val="005B4BD1"/>
    <w:rsid w:val="005B4E24"/>
    <w:rsid w:val="005B5041"/>
    <w:rsid w:val="005B52DC"/>
    <w:rsid w:val="005B5312"/>
    <w:rsid w:val="005B54AD"/>
    <w:rsid w:val="005B54F3"/>
    <w:rsid w:val="005B567E"/>
    <w:rsid w:val="005B57BE"/>
    <w:rsid w:val="005B5A9A"/>
    <w:rsid w:val="005B5D05"/>
    <w:rsid w:val="005B5D4F"/>
    <w:rsid w:val="005B5DBD"/>
    <w:rsid w:val="005B5DFC"/>
    <w:rsid w:val="005B5F85"/>
    <w:rsid w:val="005B5FE3"/>
    <w:rsid w:val="005B612A"/>
    <w:rsid w:val="005B6280"/>
    <w:rsid w:val="005B63A7"/>
    <w:rsid w:val="005B63BB"/>
    <w:rsid w:val="005B6617"/>
    <w:rsid w:val="005B669B"/>
    <w:rsid w:val="005B673A"/>
    <w:rsid w:val="005B6906"/>
    <w:rsid w:val="005B6AE0"/>
    <w:rsid w:val="005B6C39"/>
    <w:rsid w:val="005B6EDB"/>
    <w:rsid w:val="005B6F36"/>
    <w:rsid w:val="005B6F38"/>
    <w:rsid w:val="005B6F85"/>
    <w:rsid w:val="005B6FE9"/>
    <w:rsid w:val="005B70A1"/>
    <w:rsid w:val="005B7645"/>
    <w:rsid w:val="005B7684"/>
    <w:rsid w:val="005B7695"/>
    <w:rsid w:val="005B76DD"/>
    <w:rsid w:val="005B77EF"/>
    <w:rsid w:val="005B7827"/>
    <w:rsid w:val="005B7966"/>
    <w:rsid w:val="005B797A"/>
    <w:rsid w:val="005B7A1A"/>
    <w:rsid w:val="005B7A5D"/>
    <w:rsid w:val="005B7A8F"/>
    <w:rsid w:val="005B7AE7"/>
    <w:rsid w:val="005B7BC1"/>
    <w:rsid w:val="005B7FA3"/>
    <w:rsid w:val="005C004D"/>
    <w:rsid w:val="005C008D"/>
    <w:rsid w:val="005C0138"/>
    <w:rsid w:val="005C03B7"/>
    <w:rsid w:val="005C03E5"/>
    <w:rsid w:val="005C0589"/>
    <w:rsid w:val="005C0595"/>
    <w:rsid w:val="005C08B6"/>
    <w:rsid w:val="005C0960"/>
    <w:rsid w:val="005C097D"/>
    <w:rsid w:val="005C0A12"/>
    <w:rsid w:val="005C0C85"/>
    <w:rsid w:val="005C0D32"/>
    <w:rsid w:val="005C0DFA"/>
    <w:rsid w:val="005C0EC4"/>
    <w:rsid w:val="005C1295"/>
    <w:rsid w:val="005C175C"/>
    <w:rsid w:val="005C18E0"/>
    <w:rsid w:val="005C1AB9"/>
    <w:rsid w:val="005C1AF3"/>
    <w:rsid w:val="005C1B76"/>
    <w:rsid w:val="005C1C1D"/>
    <w:rsid w:val="005C1D16"/>
    <w:rsid w:val="005C2028"/>
    <w:rsid w:val="005C2116"/>
    <w:rsid w:val="005C2188"/>
    <w:rsid w:val="005C2249"/>
    <w:rsid w:val="005C2259"/>
    <w:rsid w:val="005C23C9"/>
    <w:rsid w:val="005C24C2"/>
    <w:rsid w:val="005C252C"/>
    <w:rsid w:val="005C2599"/>
    <w:rsid w:val="005C2734"/>
    <w:rsid w:val="005C2A15"/>
    <w:rsid w:val="005C2B69"/>
    <w:rsid w:val="005C2D2A"/>
    <w:rsid w:val="005C2EA7"/>
    <w:rsid w:val="005C2F3B"/>
    <w:rsid w:val="005C3616"/>
    <w:rsid w:val="005C3703"/>
    <w:rsid w:val="005C3767"/>
    <w:rsid w:val="005C3798"/>
    <w:rsid w:val="005C38C8"/>
    <w:rsid w:val="005C3A9A"/>
    <w:rsid w:val="005C3B09"/>
    <w:rsid w:val="005C3E02"/>
    <w:rsid w:val="005C41B3"/>
    <w:rsid w:val="005C41DB"/>
    <w:rsid w:val="005C425D"/>
    <w:rsid w:val="005C42A4"/>
    <w:rsid w:val="005C4407"/>
    <w:rsid w:val="005C4585"/>
    <w:rsid w:val="005C465B"/>
    <w:rsid w:val="005C4715"/>
    <w:rsid w:val="005C4746"/>
    <w:rsid w:val="005C480D"/>
    <w:rsid w:val="005C4E8D"/>
    <w:rsid w:val="005C4FA7"/>
    <w:rsid w:val="005C5021"/>
    <w:rsid w:val="005C5057"/>
    <w:rsid w:val="005C50A4"/>
    <w:rsid w:val="005C518A"/>
    <w:rsid w:val="005C518E"/>
    <w:rsid w:val="005C51A9"/>
    <w:rsid w:val="005C5202"/>
    <w:rsid w:val="005C549B"/>
    <w:rsid w:val="005C5530"/>
    <w:rsid w:val="005C57DB"/>
    <w:rsid w:val="005C590E"/>
    <w:rsid w:val="005C5A06"/>
    <w:rsid w:val="005C5A32"/>
    <w:rsid w:val="005C5B88"/>
    <w:rsid w:val="005C5C61"/>
    <w:rsid w:val="005C5D9A"/>
    <w:rsid w:val="005C5F20"/>
    <w:rsid w:val="005C5FC9"/>
    <w:rsid w:val="005C60AA"/>
    <w:rsid w:val="005C60D6"/>
    <w:rsid w:val="005C6319"/>
    <w:rsid w:val="005C639E"/>
    <w:rsid w:val="005C64E0"/>
    <w:rsid w:val="005C65F5"/>
    <w:rsid w:val="005C6737"/>
    <w:rsid w:val="005C67E1"/>
    <w:rsid w:val="005C6894"/>
    <w:rsid w:val="005C68C8"/>
    <w:rsid w:val="005C69C8"/>
    <w:rsid w:val="005C6DA5"/>
    <w:rsid w:val="005C6E87"/>
    <w:rsid w:val="005C6EC2"/>
    <w:rsid w:val="005C7148"/>
    <w:rsid w:val="005C71B7"/>
    <w:rsid w:val="005C7644"/>
    <w:rsid w:val="005C7887"/>
    <w:rsid w:val="005C7A05"/>
    <w:rsid w:val="005C7ACA"/>
    <w:rsid w:val="005C7CC5"/>
    <w:rsid w:val="005C7D72"/>
    <w:rsid w:val="005CAA7F"/>
    <w:rsid w:val="005D012B"/>
    <w:rsid w:val="005D01BB"/>
    <w:rsid w:val="005D01EB"/>
    <w:rsid w:val="005D0271"/>
    <w:rsid w:val="005D0708"/>
    <w:rsid w:val="005D0994"/>
    <w:rsid w:val="005D0A6C"/>
    <w:rsid w:val="005D0C86"/>
    <w:rsid w:val="005D0C8E"/>
    <w:rsid w:val="005D0C8F"/>
    <w:rsid w:val="005D1088"/>
    <w:rsid w:val="005D11F6"/>
    <w:rsid w:val="005D11F7"/>
    <w:rsid w:val="005D129A"/>
    <w:rsid w:val="005D12FF"/>
    <w:rsid w:val="005D1307"/>
    <w:rsid w:val="005D13F3"/>
    <w:rsid w:val="005D1683"/>
    <w:rsid w:val="005D1704"/>
    <w:rsid w:val="005D17A3"/>
    <w:rsid w:val="005D17D9"/>
    <w:rsid w:val="005D17DB"/>
    <w:rsid w:val="005D1A7D"/>
    <w:rsid w:val="005D1AF3"/>
    <w:rsid w:val="005D1BA0"/>
    <w:rsid w:val="005D1BDB"/>
    <w:rsid w:val="005D1CC2"/>
    <w:rsid w:val="005D1D35"/>
    <w:rsid w:val="005D1F5D"/>
    <w:rsid w:val="005D211F"/>
    <w:rsid w:val="005D21BB"/>
    <w:rsid w:val="005D2542"/>
    <w:rsid w:val="005D256B"/>
    <w:rsid w:val="005D2795"/>
    <w:rsid w:val="005D2972"/>
    <w:rsid w:val="005D299A"/>
    <w:rsid w:val="005D2B0B"/>
    <w:rsid w:val="005D2B38"/>
    <w:rsid w:val="005D2BCC"/>
    <w:rsid w:val="005D2C17"/>
    <w:rsid w:val="005D2EE9"/>
    <w:rsid w:val="005D2F6F"/>
    <w:rsid w:val="005D3077"/>
    <w:rsid w:val="005D30FC"/>
    <w:rsid w:val="005D319F"/>
    <w:rsid w:val="005D33E7"/>
    <w:rsid w:val="005D36CE"/>
    <w:rsid w:val="005D3752"/>
    <w:rsid w:val="005D3964"/>
    <w:rsid w:val="005D3AB3"/>
    <w:rsid w:val="005D3C96"/>
    <w:rsid w:val="005D3CFF"/>
    <w:rsid w:val="005D3D23"/>
    <w:rsid w:val="005D41BF"/>
    <w:rsid w:val="005D421F"/>
    <w:rsid w:val="005D43E2"/>
    <w:rsid w:val="005D446D"/>
    <w:rsid w:val="005D493A"/>
    <w:rsid w:val="005D4C26"/>
    <w:rsid w:val="005D4DC5"/>
    <w:rsid w:val="005D4DED"/>
    <w:rsid w:val="005D4EEB"/>
    <w:rsid w:val="005D4F2D"/>
    <w:rsid w:val="005D4FF3"/>
    <w:rsid w:val="005D5036"/>
    <w:rsid w:val="005D5225"/>
    <w:rsid w:val="005D5348"/>
    <w:rsid w:val="005D5493"/>
    <w:rsid w:val="005D54C2"/>
    <w:rsid w:val="005D5507"/>
    <w:rsid w:val="005D5582"/>
    <w:rsid w:val="005D57B8"/>
    <w:rsid w:val="005D5892"/>
    <w:rsid w:val="005D5907"/>
    <w:rsid w:val="005D5A70"/>
    <w:rsid w:val="005D5B11"/>
    <w:rsid w:val="005D5B4A"/>
    <w:rsid w:val="005D5B81"/>
    <w:rsid w:val="005D5C68"/>
    <w:rsid w:val="005D5CEB"/>
    <w:rsid w:val="005D5DDD"/>
    <w:rsid w:val="005D5DE7"/>
    <w:rsid w:val="005D5E21"/>
    <w:rsid w:val="005D5F60"/>
    <w:rsid w:val="005D5FB3"/>
    <w:rsid w:val="005D614F"/>
    <w:rsid w:val="005D623E"/>
    <w:rsid w:val="005D66D3"/>
    <w:rsid w:val="005D6AF2"/>
    <w:rsid w:val="005D6BEE"/>
    <w:rsid w:val="005D6C5B"/>
    <w:rsid w:val="005D6E4F"/>
    <w:rsid w:val="005D6F48"/>
    <w:rsid w:val="005D6F99"/>
    <w:rsid w:val="005D70D6"/>
    <w:rsid w:val="005D70F6"/>
    <w:rsid w:val="005D7625"/>
    <w:rsid w:val="005D7661"/>
    <w:rsid w:val="005D7665"/>
    <w:rsid w:val="005D766F"/>
    <w:rsid w:val="005D76B6"/>
    <w:rsid w:val="005D7831"/>
    <w:rsid w:val="005D79AE"/>
    <w:rsid w:val="005D79C2"/>
    <w:rsid w:val="005D7A3C"/>
    <w:rsid w:val="005D7AF2"/>
    <w:rsid w:val="005D7BD9"/>
    <w:rsid w:val="005D7C23"/>
    <w:rsid w:val="005D7C7A"/>
    <w:rsid w:val="005D7DF1"/>
    <w:rsid w:val="005D7EA2"/>
    <w:rsid w:val="005E03A3"/>
    <w:rsid w:val="005E0424"/>
    <w:rsid w:val="005E048E"/>
    <w:rsid w:val="005E059E"/>
    <w:rsid w:val="005E0822"/>
    <w:rsid w:val="005E0930"/>
    <w:rsid w:val="005E0A16"/>
    <w:rsid w:val="005E0B56"/>
    <w:rsid w:val="005E0C4A"/>
    <w:rsid w:val="005E0C83"/>
    <w:rsid w:val="005E0CE1"/>
    <w:rsid w:val="005E0E6E"/>
    <w:rsid w:val="005E0EC8"/>
    <w:rsid w:val="005E106B"/>
    <w:rsid w:val="005E1360"/>
    <w:rsid w:val="005E162B"/>
    <w:rsid w:val="005E1674"/>
    <w:rsid w:val="005E1677"/>
    <w:rsid w:val="005E1690"/>
    <w:rsid w:val="005E16BE"/>
    <w:rsid w:val="005E1869"/>
    <w:rsid w:val="005E19BF"/>
    <w:rsid w:val="005E1A21"/>
    <w:rsid w:val="005E1A2C"/>
    <w:rsid w:val="005E1A8F"/>
    <w:rsid w:val="005E1B65"/>
    <w:rsid w:val="005E1C05"/>
    <w:rsid w:val="005E1DF6"/>
    <w:rsid w:val="005E1F30"/>
    <w:rsid w:val="005E2126"/>
    <w:rsid w:val="005E21CF"/>
    <w:rsid w:val="005E22ED"/>
    <w:rsid w:val="005E28F8"/>
    <w:rsid w:val="005E297D"/>
    <w:rsid w:val="005E3051"/>
    <w:rsid w:val="005E3110"/>
    <w:rsid w:val="005E315F"/>
    <w:rsid w:val="005E31DF"/>
    <w:rsid w:val="005E3593"/>
    <w:rsid w:val="005E361B"/>
    <w:rsid w:val="005E3895"/>
    <w:rsid w:val="005E38BA"/>
    <w:rsid w:val="005E38CA"/>
    <w:rsid w:val="005E3930"/>
    <w:rsid w:val="005E3AC5"/>
    <w:rsid w:val="005E3ADD"/>
    <w:rsid w:val="005E3D1B"/>
    <w:rsid w:val="005E3E1B"/>
    <w:rsid w:val="005E3EC8"/>
    <w:rsid w:val="005E3FEF"/>
    <w:rsid w:val="005E420D"/>
    <w:rsid w:val="005E4243"/>
    <w:rsid w:val="005E437F"/>
    <w:rsid w:val="005E4407"/>
    <w:rsid w:val="005E44E8"/>
    <w:rsid w:val="005E458C"/>
    <w:rsid w:val="005E45AB"/>
    <w:rsid w:val="005E4733"/>
    <w:rsid w:val="005E4948"/>
    <w:rsid w:val="005E49DD"/>
    <w:rsid w:val="005E4A6B"/>
    <w:rsid w:val="005E4A9D"/>
    <w:rsid w:val="005E4B4F"/>
    <w:rsid w:val="005E4D11"/>
    <w:rsid w:val="005E50BD"/>
    <w:rsid w:val="005E520B"/>
    <w:rsid w:val="005E5297"/>
    <w:rsid w:val="005E54BB"/>
    <w:rsid w:val="005E54C3"/>
    <w:rsid w:val="005E558E"/>
    <w:rsid w:val="005E565F"/>
    <w:rsid w:val="005E574A"/>
    <w:rsid w:val="005E5848"/>
    <w:rsid w:val="005E5884"/>
    <w:rsid w:val="005E5923"/>
    <w:rsid w:val="005E5A3F"/>
    <w:rsid w:val="005E5B1E"/>
    <w:rsid w:val="005E5B3F"/>
    <w:rsid w:val="005E5B47"/>
    <w:rsid w:val="005E5D76"/>
    <w:rsid w:val="005E5D98"/>
    <w:rsid w:val="005E5E38"/>
    <w:rsid w:val="005E5E9F"/>
    <w:rsid w:val="005E5ED0"/>
    <w:rsid w:val="005E5F1A"/>
    <w:rsid w:val="005E60DF"/>
    <w:rsid w:val="005E6106"/>
    <w:rsid w:val="005E6223"/>
    <w:rsid w:val="005E648C"/>
    <w:rsid w:val="005E64DD"/>
    <w:rsid w:val="005E652B"/>
    <w:rsid w:val="005E667E"/>
    <w:rsid w:val="005E6995"/>
    <w:rsid w:val="005E6A6D"/>
    <w:rsid w:val="005E6BCA"/>
    <w:rsid w:val="005E6DDB"/>
    <w:rsid w:val="005E7081"/>
    <w:rsid w:val="005E727D"/>
    <w:rsid w:val="005E7387"/>
    <w:rsid w:val="005E73D2"/>
    <w:rsid w:val="005E742F"/>
    <w:rsid w:val="005E75F8"/>
    <w:rsid w:val="005E77AA"/>
    <w:rsid w:val="005E7C88"/>
    <w:rsid w:val="005E7F5C"/>
    <w:rsid w:val="005F005E"/>
    <w:rsid w:val="005F00B0"/>
    <w:rsid w:val="005F010F"/>
    <w:rsid w:val="005F0419"/>
    <w:rsid w:val="005F045F"/>
    <w:rsid w:val="005F0608"/>
    <w:rsid w:val="005F068D"/>
    <w:rsid w:val="005F0857"/>
    <w:rsid w:val="005F08FB"/>
    <w:rsid w:val="005F0904"/>
    <w:rsid w:val="005F0987"/>
    <w:rsid w:val="005F0B6F"/>
    <w:rsid w:val="005F0BA8"/>
    <w:rsid w:val="005F0C04"/>
    <w:rsid w:val="005F0C7E"/>
    <w:rsid w:val="005F0CD0"/>
    <w:rsid w:val="005F0D82"/>
    <w:rsid w:val="005F0E53"/>
    <w:rsid w:val="005F0F10"/>
    <w:rsid w:val="005F0F86"/>
    <w:rsid w:val="005F1021"/>
    <w:rsid w:val="005F11A8"/>
    <w:rsid w:val="005F1349"/>
    <w:rsid w:val="005F1387"/>
    <w:rsid w:val="005F1421"/>
    <w:rsid w:val="005F1424"/>
    <w:rsid w:val="005F157F"/>
    <w:rsid w:val="005F1791"/>
    <w:rsid w:val="005F17E4"/>
    <w:rsid w:val="005F1918"/>
    <w:rsid w:val="005F1C86"/>
    <w:rsid w:val="005F1D63"/>
    <w:rsid w:val="005F1D8A"/>
    <w:rsid w:val="005F1DC6"/>
    <w:rsid w:val="005F1E2F"/>
    <w:rsid w:val="005F1E31"/>
    <w:rsid w:val="005F1E82"/>
    <w:rsid w:val="005F1EEE"/>
    <w:rsid w:val="005F1F05"/>
    <w:rsid w:val="005F1F59"/>
    <w:rsid w:val="005F2008"/>
    <w:rsid w:val="005F20BE"/>
    <w:rsid w:val="005F22BD"/>
    <w:rsid w:val="005F23D8"/>
    <w:rsid w:val="005F23E8"/>
    <w:rsid w:val="005F244B"/>
    <w:rsid w:val="005F24D6"/>
    <w:rsid w:val="005F2618"/>
    <w:rsid w:val="005F27C8"/>
    <w:rsid w:val="005F291C"/>
    <w:rsid w:val="005F29CC"/>
    <w:rsid w:val="005F2C17"/>
    <w:rsid w:val="005F2E54"/>
    <w:rsid w:val="005F2F63"/>
    <w:rsid w:val="005F2FF1"/>
    <w:rsid w:val="005F3063"/>
    <w:rsid w:val="005F3112"/>
    <w:rsid w:val="005F33B7"/>
    <w:rsid w:val="005F34AC"/>
    <w:rsid w:val="005F3783"/>
    <w:rsid w:val="005F39B4"/>
    <w:rsid w:val="005F3A94"/>
    <w:rsid w:val="005F3B8D"/>
    <w:rsid w:val="005F3C97"/>
    <w:rsid w:val="005F3DCC"/>
    <w:rsid w:val="005F3E24"/>
    <w:rsid w:val="005F3E25"/>
    <w:rsid w:val="005F3E2E"/>
    <w:rsid w:val="005F402D"/>
    <w:rsid w:val="005F416C"/>
    <w:rsid w:val="005F41AF"/>
    <w:rsid w:val="005F4213"/>
    <w:rsid w:val="005F44AA"/>
    <w:rsid w:val="005F4615"/>
    <w:rsid w:val="005F4653"/>
    <w:rsid w:val="005F49C2"/>
    <w:rsid w:val="005F4BB8"/>
    <w:rsid w:val="005F4CD4"/>
    <w:rsid w:val="005F4E66"/>
    <w:rsid w:val="005F563E"/>
    <w:rsid w:val="005F567C"/>
    <w:rsid w:val="005F5738"/>
    <w:rsid w:val="005F5920"/>
    <w:rsid w:val="005F592F"/>
    <w:rsid w:val="005F5A11"/>
    <w:rsid w:val="005F5B16"/>
    <w:rsid w:val="005F5C4F"/>
    <w:rsid w:val="005F5C84"/>
    <w:rsid w:val="005F5D62"/>
    <w:rsid w:val="005F5E74"/>
    <w:rsid w:val="005F5F8B"/>
    <w:rsid w:val="005F5F8E"/>
    <w:rsid w:val="005F614D"/>
    <w:rsid w:val="005F62B2"/>
    <w:rsid w:val="005F63A2"/>
    <w:rsid w:val="005F64B9"/>
    <w:rsid w:val="005F6555"/>
    <w:rsid w:val="005F6590"/>
    <w:rsid w:val="005F65D1"/>
    <w:rsid w:val="005F6870"/>
    <w:rsid w:val="005F6A1B"/>
    <w:rsid w:val="005F6D42"/>
    <w:rsid w:val="005F6E9D"/>
    <w:rsid w:val="005F6F8F"/>
    <w:rsid w:val="005F7034"/>
    <w:rsid w:val="005F7049"/>
    <w:rsid w:val="005F7104"/>
    <w:rsid w:val="005F7121"/>
    <w:rsid w:val="005F7227"/>
    <w:rsid w:val="005F7362"/>
    <w:rsid w:val="005F73D0"/>
    <w:rsid w:val="005F7487"/>
    <w:rsid w:val="005F74D7"/>
    <w:rsid w:val="005F760E"/>
    <w:rsid w:val="005F76B4"/>
    <w:rsid w:val="005F7971"/>
    <w:rsid w:val="005F7A80"/>
    <w:rsid w:val="005F7C1F"/>
    <w:rsid w:val="005F7C6B"/>
    <w:rsid w:val="005F7D3B"/>
    <w:rsid w:val="005F7E6C"/>
    <w:rsid w:val="005F7F88"/>
    <w:rsid w:val="005F7FDF"/>
    <w:rsid w:val="00600015"/>
    <w:rsid w:val="0060003F"/>
    <w:rsid w:val="006001B5"/>
    <w:rsid w:val="00600354"/>
    <w:rsid w:val="006004C9"/>
    <w:rsid w:val="00600558"/>
    <w:rsid w:val="0060057E"/>
    <w:rsid w:val="00600585"/>
    <w:rsid w:val="0060067A"/>
    <w:rsid w:val="006006F5"/>
    <w:rsid w:val="00600810"/>
    <w:rsid w:val="00600872"/>
    <w:rsid w:val="006008B9"/>
    <w:rsid w:val="006008C8"/>
    <w:rsid w:val="006008CF"/>
    <w:rsid w:val="00600AA3"/>
    <w:rsid w:val="00600C1B"/>
    <w:rsid w:val="00601027"/>
    <w:rsid w:val="00601099"/>
    <w:rsid w:val="00601192"/>
    <w:rsid w:val="006012F8"/>
    <w:rsid w:val="00601351"/>
    <w:rsid w:val="0060147A"/>
    <w:rsid w:val="006014D5"/>
    <w:rsid w:val="0060162B"/>
    <w:rsid w:val="0060180A"/>
    <w:rsid w:val="00601985"/>
    <w:rsid w:val="00601AE4"/>
    <w:rsid w:val="00601CE4"/>
    <w:rsid w:val="00601D38"/>
    <w:rsid w:val="00601D78"/>
    <w:rsid w:val="00601DB1"/>
    <w:rsid w:val="00601FA8"/>
    <w:rsid w:val="006021DE"/>
    <w:rsid w:val="00602323"/>
    <w:rsid w:val="00602374"/>
    <w:rsid w:val="00602408"/>
    <w:rsid w:val="006025A7"/>
    <w:rsid w:val="006026A7"/>
    <w:rsid w:val="006027EE"/>
    <w:rsid w:val="006028E2"/>
    <w:rsid w:val="00602B1A"/>
    <w:rsid w:val="00602B29"/>
    <w:rsid w:val="00602B59"/>
    <w:rsid w:val="00602D2B"/>
    <w:rsid w:val="00602EC7"/>
    <w:rsid w:val="00602F10"/>
    <w:rsid w:val="00603173"/>
    <w:rsid w:val="00603288"/>
    <w:rsid w:val="006034F3"/>
    <w:rsid w:val="006035C5"/>
    <w:rsid w:val="0060390B"/>
    <w:rsid w:val="00603BF5"/>
    <w:rsid w:val="00603D1A"/>
    <w:rsid w:val="00603E12"/>
    <w:rsid w:val="00603FAA"/>
    <w:rsid w:val="0060422B"/>
    <w:rsid w:val="006043DA"/>
    <w:rsid w:val="0060441F"/>
    <w:rsid w:val="00604447"/>
    <w:rsid w:val="0060451F"/>
    <w:rsid w:val="00604549"/>
    <w:rsid w:val="00604765"/>
    <w:rsid w:val="006047BA"/>
    <w:rsid w:val="006047EC"/>
    <w:rsid w:val="006048BA"/>
    <w:rsid w:val="0060494E"/>
    <w:rsid w:val="00604B3D"/>
    <w:rsid w:val="00604C0D"/>
    <w:rsid w:val="00604D27"/>
    <w:rsid w:val="00604F10"/>
    <w:rsid w:val="00604F1D"/>
    <w:rsid w:val="00605125"/>
    <w:rsid w:val="006053C4"/>
    <w:rsid w:val="00605746"/>
    <w:rsid w:val="00605AE9"/>
    <w:rsid w:val="00605CF4"/>
    <w:rsid w:val="00605DDD"/>
    <w:rsid w:val="00605E5D"/>
    <w:rsid w:val="00605F43"/>
    <w:rsid w:val="0060618A"/>
    <w:rsid w:val="006064EE"/>
    <w:rsid w:val="00606573"/>
    <w:rsid w:val="006068BC"/>
    <w:rsid w:val="00606CDB"/>
    <w:rsid w:val="00606D51"/>
    <w:rsid w:val="00606DAD"/>
    <w:rsid w:val="00606E01"/>
    <w:rsid w:val="00606E40"/>
    <w:rsid w:val="00606EC1"/>
    <w:rsid w:val="00606EF8"/>
    <w:rsid w:val="0060714C"/>
    <w:rsid w:val="006076BC"/>
    <w:rsid w:val="006077FB"/>
    <w:rsid w:val="00607874"/>
    <w:rsid w:val="00607ABF"/>
    <w:rsid w:val="00607B40"/>
    <w:rsid w:val="00607BC5"/>
    <w:rsid w:val="00607BD9"/>
    <w:rsid w:val="00607D21"/>
    <w:rsid w:val="00607D44"/>
    <w:rsid w:val="00607D99"/>
    <w:rsid w:val="00607DF0"/>
    <w:rsid w:val="00607F57"/>
    <w:rsid w:val="00607F72"/>
    <w:rsid w:val="0061036D"/>
    <w:rsid w:val="006103C4"/>
    <w:rsid w:val="0061045F"/>
    <w:rsid w:val="00610492"/>
    <w:rsid w:val="00610528"/>
    <w:rsid w:val="00610584"/>
    <w:rsid w:val="00610597"/>
    <w:rsid w:val="00610694"/>
    <w:rsid w:val="006106B4"/>
    <w:rsid w:val="00610B93"/>
    <w:rsid w:val="00610C9D"/>
    <w:rsid w:val="00610F38"/>
    <w:rsid w:val="00611200"/>
    <w:rsid w:val="006113F4"/>
    <w:rsid w:val="006115D0"/>
    <w:rsid w:val="006117A8"/>
    <w:rsid w:val="00611AF1"/>
    <w:rsid w:val="00611BA1"/>
    <w:rsid w:val="00611C84"/>
    <w:rsid w:val="00611C92"/>
    <w:rsid w:val="00611CBF"/>
    <w:rsid w:val="00611D3E"/>
    <w:rsid w:val="00611DE1"/>
    <w:rsid w:val="00611F13"/>
    <w:rsid w:val="00612076"/>
    <w:rsid w:val="006121A2"/>
    <w:rsid w:val="006123B3"/>
    <w:rsid w:val="00612658"/>
    <w:rsid w:val="0061275C"/>
    <w:rsid w:val="00612B1B"/>
    <w:rsid w:val="00612D0A"/>
    <w:rsid w:val="00612D9D"/>
    <w:rsid w:val="00612E4C"/>
    <w:rsid w:val="00612EBA"/>
    <w:rsid w:val="0061304F"/>
    <w:rsid w:val="0061310A"/>
    <w:rsid w:val="006131BF"/>
    <w:rsid w:val="006132C0"/>
    <w:rsid w:val="006134D8"/>
    <w:rsid w:val="006135A8"/>
    <w:rsid w:val="00613758"/>
    <w:rsid w:val="00613849"/>
    <w:rsid w:val="00613893"/>
    <w:rsid w:val="00613B4F"/>
    <w:rsid w:val="00613CD9"/>
    <w:rsid w:val="00613DBB"/>
    <w:rsid w:val="0061400D"/>
    <w:rsid w:val="00614277"/>
    <w:rsid w:val="00614440"/>
    <w:rsid w:val="00614621"/>
    <w:rsid w:val="0061482C"/>
    <w:rsid w:val="00614AEA"/>
    <w:rsid w:val="00614AED"/>
    <w:rsid w:val="00614B1A"/>
    <w:rsid w:val="00614B5A"/>
    <w:rsid w:val="00614CF7"/>
    <w:rsid w:val="00614DE5"/>
    <w:rsid w:val="00614F04"/>
    <w:rsid w:val="00614F1C"/>
    <w:rsid w:val="00614F37"/>
    <w:rsid w:val="0061501A"/>
    <w:rsid w:val="006152A0"/>
    <w:rsid w:val="00615341"/>
    <w:rsid w:val="006154CB"/>
    <w:rsid w:val="00615559"/>
    <w:rsid w:val="00615565"/>
    <w:rsid w:val="00615580"/>
    <w:rsid w:val="00615613"/>
    <w:rsid w:val="0061568A"/>
    <w:rsid w:val="00615749"/>
    <w:rsid w:val="00615844"/>
    <w:rsid w:val="00615919"/>
    <w:rsid w:val="00615930"/>
    <w:rsid w:val="00615B66"/>
    <w:rsid w:val="00615C90"/>
    <w:rsid w:val="00615C95"/>
    <w:rsid w:val="00615FA6"/>
    <w:rsid w:val="00615FEF"/>
    <w:rsid w:val="00616431"/>
    <w:rsid w:val="006164E5"/>
    <w:rsid w:val="006168B9"/>
    <w:rsid w:val="00616AB0"/>
    <w:rsid w:val="00616AEC"/>
    <w:rsid w:val="00616ED4"/>
    <w:rsid w:val="00616EF3"/>
    <w:rsid w:val="00617048"/>
    <w:rsid w:val="00617071"/>
    <w:rsid w:val="006170D9"/>
    <w:rsid w:val="006170E1"/>
    <w:rsid w:val="0061718D"/>
    <w:rsid w:val="006172DD"/>
    <w:rsid w:val="00617554"/>
    <w:rsid w:val="006176C7"/>
    <w:rsid w:val="006177B1"/>
    <w:rsid w:val="006177E4"/>
    <w:rsid w:val="006177EE"/>
    <w:rsid w:val="006178E2"/>
    <w:rsid w:val="00617BDC"/>
    <w:rsid w:val="00617D43"/>
    <w:rsid w:val="00617DDC"/>
    <w:rsid w:val="00620001"/>
    <w:rsid w:val="0062041D"/>
    <w:rsid w:val="00620438"/>
    <w:rsid w:val="006205C3"/>
    <w:rsid w:val="006205E4"/>
    <w:rsid w:val="00620611"/>
    <w:rsid w:val="006206F8"/>
    <w:rsid w:val="00620700"/>
    <w:rsid w:val="00620705"/>
    <w:rsid w:val="00620944"/>
    <w:rsid w:val="00620B0C"/>
    <w:rsid w:val="00620B57"/>
    <w:rsid w:val="00620BB2"/>
    <w:rsid w:val="00620C8D"/>
    <w:rsid w:val="00620CB6"/>
    <w:rsid w:val="00620D78"/>
    <w:rsid w:val="00621411"/>
    <w:rsid w:val="006214F7"/>
    <w:rsid w:val="006216D7"/>
    <w:rsid w:val="0062174B"/>
    <w:rsid w:val="006217E8"/>
    <w:rsid w:val="00621940"/>
    <w:rsid w:val="006219AA"/>
    <w:rsid w:val="00621C19"/>
    <w:rsid w:val="00621C6B"/>
    <w:rsid w:val="00621CCF"/>
    <w:rsid w:val="00621DF3"/>
    <w:rsid w:val="00621F20"/>
    <w:rsid w:val="00622030"/>
    <w:rsid w:val="0062206C"/>
    <w:rsid w:val="0062221C"/>
    <w:rsid w:val="00622373"/>
    <w:rsid w:val="006224E7"/>
    <w:rsid w:val="00622510"/>
    <w:rsid w:val="00622546"/>
    <w:rsid w:val="0062259C"/>
    <w:rsid w:val="00622730"/>
    <w:rsid w:val="006227EC"/>
    <w:rsid w:val="006228EA"/>
    <w:rsid w:val="00622A57"/>
    <w:rsid w:val="00623057"/>
    <w:rsid w:val="006231F1"/>
    <w:rsid w:val="0062349B"/>
    <w:rsid w:val="0062357F"/>
    <w:rsid w:val="00623619"/>
    <w:rsid w:val="00623695"/>
    <w:rsid w:val="00623871"/>
    <w:rsid w:val="006238A1"/>
    <w:rsid w:val="006238DD"/>
    <w:rsid w:val="00623C12"/>
    <w:rsid w:val="00623E0C"/>
    <w:rsid w:val="00623F76"/>
    <w:rsid w:val="006240B9"/>
    <w:rsid w:val="00624297"/>
    <w:rsid w:val="006242BF"/>
    <w:rsid w:val="006243E9"/>
    <w:rsid w:val="0062440A"/>
    <w:rsid w:val="006244EC"/>
    <w:rsid w:val="0062450E"/>
    <w:rsid w:val="006246A4"/>
    <w:rsid w:val="006246E3"/>
    <w:rsid w:val="00624855"/>
    <w:rsid w:val="006248BA"/>
    <w:rsid w:val="00624998"/>
    <w:rsid w:val="006249FF"/>
    <w:rsid w:val="00624A2A"/>
    <w:rsid w:val="00624CCD"/>
    <w:rsid w:val="00624D52"/>
    <w:rsid w:val="00624D7E"/>
    <w:rsid w:val="006250B0"/>
    <w:rsid w:val="0062527B"/>
    <w:rsid w:val="00625458"/>
    <w:rsid w:val="006256CD"/>
    <w:rsid w:val="0062576C"/>
    <w:rsid w:val="00625832"/>
    <w:rsid w:val="006258D1"/>
    <w:rsid w:val="00625A38"/>
    <w:rsid w:val="00625B26"/>
    <w:rsid w:val="00625E96"/>
    <w:rsid w:val="00625F55"/>
    <w:rsid w:val="00625FC0"/>
    <w:rsid w:val="00626078"/>
    <w:rsid w:val="0062621E"/>
    <w:rsid w:val="0062626A"/>
    <w:rsid w:val="00626310"/>
    <w:rsid w:val="00626712"/>
    <w:rsid w:val="006268A1"/>
    <w:rsid w:val="0062692E"/>
    <w:rsid w:val="00626A1C"/>
    <w:rsid w:val="00626A5B"/>
    <w:rsid w:val="00626AFF"/>
    <w:rsid w:val="00626B4C"/>
    <w:rsid w:val="00626CD3"/>
    <w:rsid w:val="00626D09"/>
    <w:rsid w:val="00626D58"/>
    <w:rsid w:val="00626EAF"/>
    <w:rsid w:val="00626EC2"/>
    <w:rsid w:val="006270B2"/>
    <w:rsid w:val="006271DC"/>
    <w:rsid w:val="0062726F"/>
    <w:rsid w:val="00627506"/>
    <w:rsid w:val="00627641"/>
    <w:rsid w:val="006277B0"/>
    <w:rsid w:val="00627B43"/>
    <w:rsid w:val="00627E8F"/>
    <w:rsid w:val="00630112"/>
    <w:rsid w:val="00630213"/>
    <w:rsid w:val="006303B3"/>
    <w:rsid w:val="00630428"/>
    <w:rsid w:val="00630740"/>
    <w:rsid w:val="0063074C"/>
    <w:rsid w:val="006307B0"/>
    <w:rsid w:val="0063084A"/>
    <w:rsid w:val="00630AAD"/>
    <w:rsid w:val="00630AED"/>
    <w:rsid w:val="00630B0B"/>
    <w:rsid w:val="00630B1C"/>
    <w:rsid w:val="00630B1E"/>
    <w:rsid w:val="00630B84"/>
    <w:rsid w:val="00630F2D"/>
    <w:rsid w:val="00630F4B"/>
    <w:rsid w:val="00630F55"/>
    <w:rsid w:val="00630FFE"/>
    <w:rsid w:val="00631235"/>
    <w:rsid w:val="006313F6"/>
    <w:rsid w:val="00631455"/>
    <w:rsid w:val="006314A3"/>
    <w:rsid w:val="00631659"/>
    <w:rsid w:val="006316E7"/>
    <w:rsid w:val="00631844"/>
    <w:rsid w:val="00631B4A"/>
    <w:rsid w:val="00631C04"/>
    <w:rsid w:val="00631DC9"/>
    <w:rsid w:val="00631F5D"/>
    <w:rsid w:val="006320C5"/>
    <w:rsid w:val="00632605"/>
    <w:rsid w:val="00632628"/>
    <w:rsid w:val="00632701"/>
    <w:rsid w:val="0063279E"/>
    <w:rsid w:val="006329A8"/>
    <w:rsid w:val="00632A4F"/>
    <w:rsid w:val="00632B35"/>
    <w:rsid w:val="00632B81"/>
    <w:rsid w:val="00632BBC"/>
    <w:rsid w:val="00632C99"/>
    <w:rsid w:val="00632DD3"/>
    <w:rsid w:val="00632E1A"/>
    <w:rsid w:val="00632EE9"/>
    <w:rsid w:val="00632F68"/>
    <w:rsid w:val="00632F8C"/>
    <w:rsid w:val="00633120"/>
    <w:rsid w:val="006332B8"/>
    <w:rsid w:val="006334BB"/>
    <w:rsid w:val="00633501"/>
    <w:rsid w:val="006336DA"/>
    <w:rsid w:val="006337D2"/>
    <w:rsid w:val="0063396A"/>
    <w:rsid w:val="006339E8"/>
    <w:rsid w:val="00633B7F"/>
    <w:rsid w:val="00633E01"/>
    <w:rsid w:val="00633E6C"/>
    <w:rsid w:val="00633E7B"/>
    <w:rsid w:val="00633EF7"/>
    <w:rsid w:val="00633F2F"/>
    <w:rsid w:val="00634003"/>
    <w:rsid w:val="006341DD"/>
    <w:rsid w:val="00634320"/>
    <w:rsid w:val="0063435A"/>
    <w:rsid w:val="0063440A"/>
    <w:rsid w:val="006347D2"/>
    <w:rsid w:val="00634865"/>
    <w:rsid w:val="00634A85"/>
    <w:rsid w:val="00634B0D"/>
    <w:rsid w:val="00634DC5"/>
    <w:rsid w:val="00634F4A"/>
    <w:rsid w:val="00634FB7"/>
    <w:rsid w:val="00635198"/>
    <w:rsid w:val="006351B2"/>
    <w:rsid w:val="00635295"/>
    <w:rsid w:val="006352A9"/>
    <w:rsid w:val="006354B8"/>
    <w:rsid w:val="00635752"/>
    <w:rsid w:val="00635805"/>
    <w:rsid w:val="00635887"/>
    <w:rsid w:val="0063591F"/>
    <w:rsid w:val="00635AAC"/>
    <w:rsid w:val="00635D32"/>
    <w:rsid w:val="00635FB1"/>
    <w:rsid w:val="00635FB3"/>
    <w:rsid w:val="0063609F"/>
    <w:rsid w:val="006362D6"/>
    <w:rsid w:val="0063637A"/>
    <w:rsid w:val="0063670B"/>
    <w:rsid w:val="00636718"/>
    <w:rsid w:val="006367AA"/>
    <w:rsid w:val="0063682C"/>
    <w:rsid w:val="00636841"/>
    <w:rsid w:val="00636AAC"/>
    <w:rsid w:val="00636AD7"/>
    <w:rsid w:val="00636E7E"/>
    <w:rsid w:val="00636FA2"/>
    <w:rsid w:val="0063716D"/>
    <w:rsid w:val="00637361"/>
    <w:rsid w:val="0063746F"/>
    <w:rsid w:val="006375B7"/>
    <w:rsid w:val="006377EC"/>
    <w:rsid w:val="0063785B"/>
    <w:rsid w:val="00637890"/>
    <w:rsid w:val="00637AC6"/>
    <w:rsid w:val="00637C95"/>
    <w:rsid w:val="00637D00"/>
    <w:rsid w:val="00637DE1"/>
    <w:rsid w:val="00637FC6"/>
    <w:rsid w:val="006401AE"/>
    <w:rsid w:val="006403BB"/>
    <w:rsid w:val="006405CD"/>
    <w:rsid w:val="00640653"/>
    <w:rsid w:val="0064066F"/>
    <w:rsid w:val="00640796"/>
    <w:rsid w:val="006407DD"/>
    <w:rsid w:val="006408DB"/>
    <w:rsid w:val="00640970"/>
    <w:rsid w:val="00640B5F"/>
    <w:rsid w:val="00640D92"/>
    <w:rsid w:val="00640F74"/>
    <w:rsid w:val="00640F9A"/>
    <w:rsid w:val="0064117A"/>
    <w:rsid w:val="00641527"/>
    <w:rsid w:val="006415C0"/>
    <w:rsid w:val="0064168B"/>
    <w:rsid w:val="006416FC"/>
    <w:rsid w:val="006417BE"/>
    <w:rsid w:val="00641991"/>
    <w:rsid w:val="00641B34"/>
    <w:rsid w:val="00641B9A"/>
    <w:rsid w:val="00641B9D"/>
    <w:rsid w:val="00641BD6"/>
    <w:rsid w:val="00641CD8"/>
    <w:rsid w:val="00641E6F"/>
    <w:rsid w:val="006421EF"/>
    <w:rsid w:val="00642353"/>
    <w:rsid w:val="0064274B"/>
    <w:rsid w:val="00642944"/>
    <w:rsid w:val="0064298F"/>
    <w:rsid w:val="00642A99"/>
    <w:rsid w:val="00642ACF"/>
    <w:rsid w:val="00643232"/>
    <w:rsid w:val="00643235"/>
    <w:rsid w:val="00643269"/>
    <w:rsid w:val="006434E0"/>
    <w:rsid w:val="0064350D"/>
    <w:rsid w:val="006435DE"/>
    <w:rsid w:val="0064362C"/>
    <w:rsid w:val="006436FB"/>
    <w:rsid w:val="00643786"/>
    <w:rsid w:val="006437A3"/>
    <w:rsid w:val="00643986"/>
    <w:rsid w:val="00643C6C"/>
    <w:rsid w:val="00644133"/>
    <w:rsid w:val="0064423F"/>
    <w:rsid w:val="006443F6"/>
    <w:rsid w:val="00644556"/>
    <w:rsid w:val="006448B4"/>
    <w:rsid w:val="006449B7"/>
    <w:rsid w:val="006449DC"/>
    <w:rsid w:val="00644AD6"/>
    <w:rsid w:val="00644AEC"/>
    <w:rsid w:val="00644B61"/>
    <w:rsid w:val="00644DAA"/>
    <w:rsid w:val="00644DCA"/>
    <w:rsid w:val="00644EB8"/>
    <w:rsid w:val="00645195"/>
    <w:rsid w:val="0064546C"/>
    <w:rsid w:val="00645607"/>
    <w:rsid w:val="00645680"/>
    <w:rsid w:val="006457CC"/>
    <w:rsid w:val="006458F8"/>
    <w:rsid w:val="0064590C"/>
    <w:rsid w:val="00645A0B"/>
    <w:rsid w:val="00645B13"/>
    <w:rsid w:val="00645C25"/>
    <w:rsid w:val="00645D70"/>
    <w:rsid w:val="006460B6"/>
    <w:rsid w:val="00646193"/>
    <w:rsid w:val="0064623C"/>
    <w:rsid w:val="006462E6"/>
    <w:rsid w:val="00646581"/>
    <w:rsid w:val="00646595"/>
    <w:rsid w:val="00646689"/>
    <w:rsid w:val="00646855"/>
    <w:rsid w:val="0064688B"/>
    <w:rsid w:val="006468A4"/>
    <w:rsid w:val="00646AA0"/>
    <w:rsid w:val="00646B04"/>
    <w:rsid w:val="00646EEE"/>
    <w:rsid w:val="00646F30"/>
    <w:rsid w:val="006470E3"/>
    <w:rsid w:val="006471A9"/>
    <w:rsid w:val="00647399"/>
    <w:rsid w:val="006473F3"/>
    <w:rsid w:val="0064744A"/>
    <w:rsid w:val="00647472"/>
    <w:rsid w:val="006474E8"/>
    <w:rsid w:val="006474F0"/>
    <w:rsid w:val="00647680"/>
    <w:rsid w:val="00647699"/>
    <w:rsid w:val="006478D4"/>
    <w:rsid w:val="0064794C"/>
    <w:rsid w:val="0064795F"/>
    <w:rsid w:val="00647D9E"/>
    <w:rsid w:val="00647DA1"/>
    <w:rsid w:val="00650145"/>
    <w:rsid w:val="00650207"/>
    <w:rsid w:val="006502F7"/>
    <w:rsid w:val="0065034D"/>
    <w:rsid w:val="006503CE"/>
    <w:rsid w:val="006503E3"/>
    <w:rsid w:val="00650590"/>
    <w:rsid w:val="00650677"/>
    <w:rsid w:val="00650961"/>
    <w:rsid w:val="00650963"/>
    <w:rsid w:val="0065096B"/>
    <w:rsid w:val="00650B88"/>
    <w:rsid w:val="00650C2C"/>
    <w:rsid w:val="00650C9C"/>
    <w:rsid w:val="00650D78"/>
    <w:rsid w:val="00650DFC"/>
    <w:rsid w:val="00650EBA"/>
    <w:rsid w:val="00651103"/>
    <w:rsid w:val="00651172"/>
    <w:rsid w:val="0065167F"/>
    <w:rsid w:val="0065188C"/>
    <w:rsid w:val="00651B14"/>
    <w:rsid w:val="00651B99"/>
    <w:rsid w:val="00651C50"/>
    <w:rsid w:val="00651E02"/>
    <w:rsid w:val="00651E04"/>
    <w:rsid w:val="00651E15"/>
    <w:rsid w:val="00651F2B"/>
    <w:rsid w:val="00651FD6"/>
    <w:rsid w:val="006520E5"/>
    <w:rsid w:val="00652129"/>
    <w:rsid w:val="0065212D"/>
    <w:rsid w:val="006524B9"/>
    <w:rsid w:val="0065267C"/>
    <w:rsid w:val="00652794"/>
    <w:rsid w:val="006527DD"/>
    <w:rsid w:val="0065291A"/>
    <w:rsid w:val="00652ACC"/>
    <w:rsid w:val="00652F22"/>
    <w:rsid w:val="00652FC7"/>
    <w:rsid w:val="0065339F"/>
    <w:rsid w:val="006533A9"/>
    <w:rsid w:val="00653484"/>
    <w:rsid w:val="00653490"/>
    <w:rsid w:val="00653496"/>
    <w:rsid w:val="006534E7"/>
    <w:rsid w:val="00653521"/>
    <w:rsid w:val="00653608"/>
    <w:rsid w:val="006538A8"/>
    <w:rsid w:val="006538D1"/>
    <w:rsid w:val="00653930"/>
    <w:rsid w:val="00653A2C"/>
    <w:rsid w:val="00653C63"/>
    <w:rsid w:val="00653D0E"/>
    <w:rsid w:val="00653E05"/>
    <w:rsid w:val="00653E48"/>
    <w:rsid w:val="00654189"/>
    <w:rsid w:val="006541A1"/>
    <w:rsid w:val="00654286"/>
    <w:rsid w:val="00654311"/>
    <w:rsid w:val="006543CD"/>
    <w:rsid w:val="00654433"/>
    <w:rsid w:val="0065446B"/>
    <w:rsid w:val="00654503"/>
    <w:rsid w:val="0065458F"/>
    <w:rsid w:val="00654623"/>
    <w:rsid w:val="006547E4"/>
    <w:rsid w:val="006547FC"/>
    <w:rsid w:val="00654A38"/>
    <w:rsid w:val="00654B9B"/>
    <w:rsid w:val="00654C12"/>
    <w:rsid w:val="00654D8D"/>
    <w:rsid w:val="00654E5D"/>
    <w:rsid w:val="00654E93"/>
    <w:rsid w:val="00655439"/>
    <w:rsid w:val="006554B7"/>
    <w:rsid w:val="006555CF"/>
    <w:rsid w:val="00655867"/>
    <w:rsid w:val="00655990"/>
    <w:rsid w:val="00655ADD"/>
    <w:rsid w:val="00655B57"/>
    <w:rsid w:val="00655CB0"/>
    <w:rsid w:val="00655CE4"/>
    <w:rsid w:val="0065635F"/>
    <w:rsid w:val="006566A3"/>
    <w:rsid w:val="006567B3"/>
    <w:rsid w:val="0065692F"/>
    <w:rsid w:val="00656B95"/>
    <w:rsid w:val="00656BA4"/>
    <w:rsid w:val="00656E3A"/>
    <w:rsid w:val="00656E64"/>
    <w:rsid w:val="00656F46"/>
    <w:rsid w:val="00656F74"/>
    <w:rsid w:val="006574B6"/>
    <w:rsid w:val="00657696"/>
    <w:rsid w:val="006577B5"/>
    <w:rsid w:val="006578B9"/>
    <w:rsid w:val="00657A62"/>
    <w:rsid w:val="00657C2F"/>
    <w:rsid w:val="00657C33"/>
    <w:rsid w:val="00657E6D"/>
    <w:rsid w:val="006600DD"/>
    <w:rsid w:val="00660128"/>
    <w:rsid w:val="00660382"/>
    <w:rsid w:val="006604B2"/>
    <w:rsid w:val="00660595"/>
    <w:rsid w:val="006605D0"/>
    <w:rsid w:val="00660606"/>
    <w:rsid w:val="00660920"/>
    <w:rsid w:val="0066098B"/>
    <w:rsid w:val="006609EE"/>
    <w:rsid w:val="00660A6D"/>
    <w:rsid w:val="00660AC8"/>
    <w:rsid w:val="00660B4B"/>
    <w:rsid w:val="00660BF6"/>
    <w:rsid w:val="00660C66"/>
    <w:rsid w:val="00660F3E"/>
    <w:rsid w:val="00660FBC"/>
    <w:rsid w:val="00661151"/>
    <w:rsid w:val="0066115A"/>
    <w:rsid w:val="006615C1"/>
    <w:rsid w:val="006615CB"/>
    <w:rsid w:val="006616F9"/>
    <w:rsid w:val="0066182C"/>
    <w:rsid w:val="00661872"/>
    <w:rsid w:val="00661917"/>
    <w:rsid w:val="006619AB"/>
    <w:rsid w:val="00661B0F"/>
    <w:rsid w:val="00661DFC"/>
    <w:rsid w:val="00661E8F"/>
    <w:rsid w:val="00662240"/>
    <w:rsid w:val="0066248D"/>
    <w:rsid w:val="0066252A"/>
    <w:rsid w:val="006626BC"/>
    <w:rsid w:val="00662782"/>
    <w:rsid w:val="0066289C"/>
    <w:rsid w:val="00662937"/>
    <w:rsid w:val="00662957"/>
    <w:rsid w:val="006629D8"/>
    <w:rsid w:val="00662A92"/>
    <w:rsid w:val="00662A9B"/>
    <w:rsid w:val="00662AF3"/>
    <w:rsid w:val="00662B38"/>
    <w:rsid w:val="00662B86"/>
    <w:rsid w:val="00662BE2"/>
    <w:rsid w:val="00662D0D"/>
    <w:rsid w:val="00662EB1"/>
    <w:rsid w:val="00662F22"/>
    <w:rsid w:val="006631EA"/>
    <w:rsid w:val="0066324D"/>
    <w:rsid w:val="0066335C"/>
    <w:rsid w:val="00663385"/>
    <w:rsid w:val="00663419"/>
    <w:rsid w:val="006634E3"/>
    <w:rsid w:val="00663523"/>
    <w:rsid w:val="0066381B"/>
    <w:rsid w:val="006638A8"/>
    <w:rsid w:val="00663A26"/>
    <w:rsid w:val="00663A79"/>
    <w:rsid w:val="00663AD5"/>
    <w:rsid w:val="00663CA3"/>
    <w:rsid w:val="00663DBE"/>
    <w:rsid w:val="00663E52"/>
    <w:rsid w:val="00663F04"/>
    <w:rsid w:val="00664075"/>
    <w:rsid w:val="006640FD"/>
    <w:rsid w:val="00664134"/>
    <w:rsid w:val="006641AA"/>
    <w:rsid w:val="006641E3"/>
    <w:rsid w:val="00664264"/>
    <w:rsid w:val="0066431C"/>
    <w:rsid w:val="00664453"/>
    <w:rsid w:val="00664598"/>
    <w:rsid w:val="00664787"/>
    <w:rsid w:val="006647ED"/>
    <w:rsid w:val="006648D6"/>
    <w:rsid w:val="00664B17"/>
    <w:rsid w:val="00664B69"/>
    <w:rsid w:val="006653BB"/>
    <w:rsid w:val="0066544A"/>
    <w:rsid w:val="006655D4"/>
    <w:rsid w:val="00665B3E"/>
    <w:rsid w:val="00665BD2"/>
    <w:rsid w:val="00665BFD"/>
    <w:rsid w:val="00665C56"/>
    <w:rsid w:val="00665CDF"/>
    <w:rsid w:val="00665EFE"/>
    <w:rsid w:val="00666001"/>
    <w:rsid w:val="0066612F"/>
    <w:rsid w:val="0066617A"/>
    <w:rsid w:val="00666259"/>
    <w:rsid w:val="0066635A"/>
    <w:rsid w:val="00666486"/>
    <w:rsid w:val="006664DB"/>
    <w:rsid w:val="00666509"/>
    <w:rsid w:val="006666EE"/>
    <w:rsid w:val="00666756"/>
    <w:rsid w:val="00666863"/>
    <w:rsid w:val="0066689A"/>
    <w:rsid w:val="006668FD"/>
    <w:rsid w:val="00666907"/>
    <w:rsid w:val="00666B46"/>
    <w:rsid w:val="00666BDA"/>
    <w:rsid w:val="00666EAA"/>
    <w:rsid w:val="00667020"/>
    <w:rsid w:val="006671F0"/>
    <w:rsid w:val="00667262"/>
    <w:rsid w:val="006672F2"/>
    <w:rsid w:val="006673E0"/>
    <w:rsid w:val="006673EB"/>
    <w:rsid w:val="00667412"/>
    <w:rsid w:val="006675B3"/>
    <w:rsid w:val="0066764E"/>
    <w:rsid w:val="0066771D"/>
    <w:rsid w:val="00667754"/>
    <w:rsid w:val="00667CDA"/>
    <w:rsid w:val="00667DD2"/>
    <w:rsid w:val="00667DD6"/>
    <w:rsid w:val="00667E91"/>
    <w:rsid w:val="00667E94"/>
    <w:rsid w:val="00667E9D"/>
    <w:rsid w:val="00667EF6"/>
    <w:rsid w:val="00667F8A"/>
    <w:rsid w:val="006700B1"/>
    <w:rsid w:val="006700DD"/>
    <w:rsid w:val="006700E4"/>
    <w:rsid w:val="006701E3"/>
    <w:rsid w:val="0067024A"/>
    <w:rsid w:val="006702C1"/>
    <w:rsid w:val="00670351"/>
    <w:rsid w:val="00670450"/>
    <w:rsid w:val="0067052B"/>
    <w:rsid w:val="00670605"/>
    <w:rsid w:val="00670775"/>
    <w:rsid w:val="006707F7"/>
    <w:rsid w:val="0067086D"/>
    <w:rsid w:val="0067098B"/>
    <w:rsid w:val="00670A63"/>
    <w:rsid w:val="00670A7E"/>
    <w:rsid w:val="00670C22"/>
    <w:rsid w:val="00670C24"/>
    <w:rsid w:val="0067124F"/>
    <w:rsid w:val="006712DE"/>
    <w:rsid w:val="0067143D"/>
    <w:rsid w:val="006714C4"/>
    <w:rsid w:val="006715C3"/>
    <w:rsid w:val="006716B1"/>
    <w:rsid w:val="006716C4"/>
    <w:rsid w:val="0067175D"/>
    <w:rsid w:val="00671962"/>
    <w:rsid w:val="00671A9F"/>
    <w:rsid w:val="00671ABD"/>
    <w:rsid w:val="00671E6E"/>
    <w:rsid w:val="00671F77"/>
    <w:rsid w:val="006721CB"/>
    <w:rsid w:val="0067237F"/>
    <w:rsid w:val="0067239A"/>
    <w:rsid w:val="006724F1"/>
    <w:rsid w:val="006724FA"/>
    <w:rsid w:val="00672622"/>
    <w:rsid w:val="00672661"/>
    <w:rsid w:val="006726E9"/>
    <w:rsid w:val="00672790"/>
    <w:rsid w:val="00672793"/>
    <w:rsid w:val="006727B5"/>
    <w:rsid w:val="00672885"/>
    <w:rsid w:val="00672BFD"/>
    <w:rsid w:val="00672C66"/>
    <w:rsid w:val="00672D40"/>
    <w:rsid w:val="00672E46"/>
    <w:rsid w:val="00672ED9"/>
    <w:rsid w:val="0067322C"/>
    <w:rsid w:val="00673456"/>
    <w:rsid w:val="0067359F"/>
    <w:rsid w:val="0067366A"/>
    <w:rsid w:val="0067369F"/>
    <w:rsid w:val="00673700"/>
    <w:rsid w:val="0067372F"/>
    <w:rsid w:val="006739C3"/>
    <w:rsid w:val="006739DC"/>
    <w:rsid w:val="00673C81"/>
    <w:rsid w:val="00673CAE"/>
    <w:rsid w:val="00673D04"/>
    <w:rsid w:val="00673D10"/>
    <w:rsid w:val="00673ECD"/>
    <w:rsid w:val="00674089"/>
    <w:rsid w:val="006740B3"/>
    <w:rsid w:val="006741A3"/>
    <w:rsid w:val="006741F7"/>
    <w:rsid w:val="00674262"/>
    <w:rsid w:val="0067426F"/>
    <w:rsid w:val="00674321"/>
    <w:rsid w:val="00674359"/>
    <w:rsid w:val="006743EE"/>
    <w:rsid w:val="00674444"/>
    <w:rsid w:val="00674462"/>
    <w:rsid w:val="006746D9"/>
    <w:rsid w:val="0067487B"/>
    <w:rsid w:val="0067490C"/>
    <w:rsid w:val="00674921"/>
    <w:rsid w:val="00674AA1"/>
    <w:rsid w:val="00674BF9"/>
    <w:rsid w:val="00674E80"/>
    <w:rsid w:val="00674F28"/>
    <w:rsid w:val="00674F2D"/>
    <w:rsid w:val="006750B6"/>
    <w:rsid w:val="00675170"/>
    <w:rsid w:val="006754D0"/>
    <w:rsid w:val="0067570F"/>
    <w:rsid w:val="00675829"/>
    <w:rsid w:val="006758A0"/>
    <w:rsid w:val="00675A56"/>
    <w:rsid w:val="00675BD4"/>
    <w:rsid w:val="00675C3D"/>
    <w:rsid w:val="00675F82"/>
    <w:rsid w:val="00676242"/>
    <w:rsid w:val="006762F1"/>
    <w:rsid w:val="006764BB"/>
    <w:rsid w:val="00676755"/>
    <w:rsid w:val="006768FD"/>
    <w:rsid w:val="006769C4"/>
    <w:rsid w:val="00676A18"/>
    <w:rsid w:val="00676AA6"/>
    <w:rsid w:val="00676B98"/>
    <w:rsid w:val="00676E22"/>
    <w:rsid w:val="006771C6"/>
    <w:rsid w:val="006771F1"/>
    <w:rsid w:val="006774A2"/>
    <w:rsid w:val="0067756F"/>
    <w:rsid w:val="00677678"/>
    <w:rsid w:val="00677694"/>
    <w:rsid w:val="006776D6"/>
    <w:rsid w:val="006779C2"/>
    <w:rsid w:val="00677A16"/>
    <w:rsid w:val="00677B3D"/>
    <w:rsid w:val="00677BC9"/>
    <w:rsid w:val="00677C31"/>
    <w:rsid w:val="00677D3B"/>
    <w:rsid w:val="00677DB7"/>
    <w:rsid w:val="00677E3E"/>
    <w:rsid w:val="006800EF"/>
    <w:rsid w:val="00680136"/>
    <w:rsid w:val="00680189"/>
    <w:rsid w:val="0068039D"/>
    <w:rsid w:val="00680446"/>
    <w:rsid w:val="00680629"/>
    <w:rsid w:val="00680669"/>
    <w:rsid w:val="0068066A"/>
    <w:rsid w:val="006807E9"/>
    <w:rsid w:val="00680A2E"/>
    <w:rsid w:val="00680BCE"/>
    <w:rsid w:val="00680C44"/>
    <w:rsid w:val="00680ED5"/>
    <w:rsid w:val="00680FD1"/>
    <w:rsid w:val="006811D4"/>
    <w:rsid w:val="0068126A"/>
    <w:rsid w:val="00681326"/>
    <w:rsid w:val="0068139B"/>
    <w:rsid w:val="006813D7"/>
    <w:rsid w:val="00681588"/>
    <w:rsid w:val="006815AF"/>
    <w:rsid w:val="006816BF"/>
    <w:rsid w:val="00681853"/>
    <w:rsid w:val="006818E8"/>
    <w:rsid w:val="00681957"/>
    <w:rsid w:val="006819DC"/>
    <w:rsid w:val="006819E7"/>
    <w:rsid w:val="00681B7A"/>
    <w:rsid w:val="00681BA3"/>
    <w:rsid w:val="00681D4E"/>
    <w:rsid w:val="00681E1F"/>
    <w:rsid w:val="00681F52"/>
    <w:rsid w:val="00682064"/>
    <w:rsid w:val="00682072"/>
    <w:rsid w:val="00682087"/>
    <w:rsid w:val="006820F4"/>
    <w:rsid w:val="006823DA"/>
    <w:rsid w:val="00682783"/>
    <w:rsid w:val="006828B7"/>
    <w:rsid w:val="00682B4D"/>
    <w:rsid w:val="00682DA8"/>
    <w:rsid w:val="00682E1C"/>
    <w:rsid w:val="00682F64"/>
    <w:rsid w:val="00683226"/>
    <w:rsid w:val="00683474"/>
    <w:rsid w:val="00683476"/>
    <w:rsid w:val="00683730"/>
    <w:rsid w:val="006838E5"/>
    <w:rsid w:val="00683BC2"/>
    <w:rsid w:val="00683BC4"/>
    <w:rsid w:val="00683C94"/>
    <w:rsid w:val="0068461E"/>
    <w:rsid w:val="006847E8"/>
    <w:rsid w:val="0068490E"/>
    <w:rsid w:val="0068494D"/>
    <w:rsid w:val="00684CA0"/>
    <w:rsid w:val="00684CD1"/>
    <w:rsid w:val="00684D9B"/>
    <w:rsid w:val="00684E26"/>
    <w:rsid w:val="00685016"/>
    <w:rsid w:val="0068514F"/>
    <w:rsid w:val="006852E5"/>
    <w:rsid w:val="006853A3"/>
    <w:rsid w:val="0068551B"/>
    <w:rsid w:val="006855D9"/>
    <w:rsid w:val="0068565C"/>
    <w:rsid w:val="0068585F"/>
    <w:rsid w:val="00685BFF"/>
    <w:rsid w:val="00685C26"/>
    <w:rsid w:val="00685C44"/>
    <w:rsid w:val="00686116"/>
    <w:rsid w:val="0068627B"/>
    <w:rsid w:val="006863D2"/>
    <w:rsid w:val="0068654B"/>
    <w:rsid w:val="00686591"/>
    <w:rsid w:val="006865DE"/>
    <w:rsid w:val="006866FA"/>
    <w:rsid w:val="00686893"/>
    <w:rsid w:val="00686A2E"/>
    <w:rsid w:val="00686AC8"/>
    <w:rsid w:val="00686D29"/>
    <w:rsid w:val="00686DF1"/>
    <w:rsid w:val="00686E37"/>
    <w:rsid w:val="00686F0D"/>
    <w:rsid w:val="006870D2"/>
    <w:rsid w:val="006871B3"/>
    <w:rsid w:val="00687202"/>
    <w:rsid w:val="006873CA"/>
    <w:rsid w:val="0068763C"/>
    <w:rsid w:val="00687774"/>
    <w:rsid w:val="0068778D"/>
    <w:rsid w:val="006877D8"/>
    <w:rsid w:val="00687912"/>
    <w:rsid w:val="00687919"/>
    <w:rsid w:val="0068797F"/>
    <w:rsid w:val="00687998"/>
    <w:rsid w:val="00687A43"/>
    <w:rsid w:val="00687A86"/>
    <w:rsid w:val="00687B2D"/>
    <w:rsid w:val="00687B9A"/>
    <w:rsid w:val="00687C09"/>
    <w:rsid w:val="00687CC3"/>
    <w:rsid w:val="00687E76"/>
    <w:rsid w:val="00687EF4"/>
    <w:rsid w:val="00690020"/>
    <w:rsid w:val="00690191"/>
    <w:rsid w:val="00690606"/>
    <w:rsid w:val="0069066B"/>
    <w:rsid w:val="006906EA"/>
    <w:rsid w:val="00690746"/>
    <w:rsid w:val="00690921"/>
    <w:rsid w:val="00690925"/>
    <w:rsid w:val="00690939"/>
    <w:rsid w:val="00690D2F"/>
    <w:rsid w:val="00690D9D"/>
    <w:rsid w:val="00690F5A"/>
    <w:rsid w:val="00690FC8"/>
    <w:rsid w:val="00691009"/>
    <w:rsid w:val="0069109B"/>
    <w:rsid w:val="0069116F"/>
    <w:rsid w:val="00691360"/>
    <w:rsid w:val="006913DE"/>
    <w:rsid w:val="006916F1"/>
    <w:rsid w:val="006919D5"/>
    <w:rsid w:val="00691A9D"/>
    <w:rsid w:val="00691F2D"/>
    <w:rsid w:val="00691F9A"/>
    <w:rsid w:val="006922E9"/>
    <w:rsid w:val="006924A8"/>
    <w:rsid w:val="006924D1"/>
    <w:rsid w:val="006924FA"/>
    <w:rsid w:val="0069280F"/>
    <w:rsid w:val="00692D3D"/>
    <w:rsid w:val="00692EF2"/>
    <w:rsid w:val="00692F8F"/>
    <w:rsid w:val="00693008"/>
    <w:rsid w:val="006934DE"/>
    <w:rsid w:val="00693504"/>
    <w:rsid w:val="0069354F"/>
    <w:rsid w:val="00693589"/>
    <w:rsid w:val="0069361C"/>
    <w:rsid w:val="0069366F"/>
    <w:rsid w:val="006936CD"/>
    <w:rsid w:val="00693753"/>
    <w:rsid w:val="006938E4"/>
    <w:rsid w:val="00693923"/>
    <w:rsid w:val="00693A0A"/>
    <w:rsid w:val="00693C49"/>
    <w:rsid w:val="00693F91"/>
    <w:rsid w:val="0069401B"/>
    <w:rsid w:val="00694020"/>
    <w:rsid w:val="0069409D"/>
    <w:rsid w:val="00694170"/>
    <w:rsid w:val="006944B9"/>
    <w:rsid w:val="006944BD"/>
    <w:rsid w:val="0069489B"/>
    <w:rsid w:val="00694AC3"/>
    <w:rsid w:val="00694ADD"/>
    <w:rsid w:val="00694C1C"/>
    <w:rsid w:val="00694C1D"/>
    <w:rsid w:val="00694D5E"/>
    <w:rsid w:val="006951DE"/>
    <w:rsid w:val="00695205"/>
    <w:rsid w:val="0069527D"/>
    <w:rsid w:val="0069528C"/>
    <w:rsid w:val="00695618"/>
    <w:rsid w:val="0069584D"/>
    <w:rsid w:val="006959F1"/>
    <w:rsid w:val="00695A41"/>
    <w:rsid w:val="00695AA4"/>
    <w:rsid w:val="00695BCB"/>
    <w:rsid w:val="00695C03"/>
    <w:rsid w:val="00695C94"/>
    <w:rsid w:val="00695DEA"/>
    <w:rsid w:val="00695DF1"/>
    <w:rsid w:val="00696117"/>
    <w:rsid w:val="006961FE"/>
    <w:rsid w:val="00696489"/>
    <w:rsid w:val="00696540"/>
    <w:rsid w:val="00696625"/>
    <w:rsid w:val="006966B0"/>
    <w:rsid w:val="00696710"/>
    <w:rsid w:val="00696740"/>
    <w:rsid w:val="006967BC"/>
    <w:rsid w:val="006969A0"/>
    <w:rsid w:val="00696B67"/>
    <w:rsid w:val="00696C17"/>
    <w:rsid w:val="00696D9E"/>
    <w:rsid w:val="00697051"/>
    <w:rsid w:val="00697133"/>
    <w:rsid w:val="00697421"/>
    <w:rsid w:val="0069744F"/>
    <w:rsid w:val="006976C8"/>
    <w:rsid w:val="006978B6"/>
    <w:rsid w:val="006978C5"/>
    <w:rsid w:val="006978D1"/>
    <w:rsid w:val="00697B30"/>
    <w:rsid w:val="00697B52"/>
    <w:rsid w:val="00697BD3"/>
    <w:rsid w:val="00697BD4"/>
    <w:rsid w:val="00697F13"/>
    <w:rsid w:val="00697F80"/>
    <w:rsid w:val="006A02AF"/>
    <w:rsid w:val="006A030E"/>
    <w:rsid w:val="006A054A"/>
    <w:rsid w:val="006A0575"/>
    <w:rsid w:val="006A060D"/>
    <w:rsid w:val="006A0709"/>
    <w:rsid w:val="006A0765"/>
    <w:rsid w:val="006A07FE"/>
    <w:rsid w:val="006A089C"/>
    <w:rsid w:val="006A0AF3"/>
    <w:rsid w:val="006A115D"/>
    <w:rsid w:val="006A11CA"/>
    <w:rsid w:val="006A121F"/>
    <w:rsid w:val="006A1272"/>
    <w:rsid w:val="006A1436"/>
    <w:rsid w:val="006A1501"/>
    <w:rsid w:val="006A1575"/>
    <w:rsid w:val="006A1623"/>
    <w:rsid w:val="006A1749"/>
    <w:rsid w:val="006A175E"/>
    <w:rsid w:val="006A1795"/>
    <w:rsid w:val="006A1A6E"/>
    <w:rsid w:val="006A1BE6"/>
    <w:rsid w:val="006A1CAD"/>
    <w:rsid w:val="006A1D1F"/>
    <w:rsid w:val="006A1D85"/>
    <w:rsid w:val="006A1FA7"/>
    <w:rsid w:val="006A2023"/>
    <w:rsid w:val="006A22D6"/>
    <w:rsid w:val="006A26CB"/>
    <w:rsid w:val="006A27CF"/>
    <w:rsid w:val="006A29BB"/>
    <w:rsid w:val="006A2AEC"/>
    <w:rsid w:val="006A2BA7"/>
    <w:rsid w:val="006A2C5F"/>
    <w:rsid w:val="006A2D43"/>
    <w:rsid w:val="006A2D58"/>
    <w:rsid w:val="006A2D91"/>
    <w:rsid w:val="006A2DA1"/>
    <w:rsid w:val="006A2DD0"/>
    <w:rsid w:val="006A2ED4"/>
    <w:rsid w:val="006A303C"/>
    <w:rsid w:val="006A30C8"/>
    <w:rsid w:val="006A3171"/>
    <w:rsid w:val="006A320D"/>
    <w:rsid w:val="006A323F"/>
    <w:rsid w:val="006A32C4"/>
    <w:rsid w:val="006A336E"/>
    <w:rsid w:val="006A33F6"/>
    <w:rsid w:val="006A3623"/>
    <w:rsid w:val="006A3781"/>
    <w:rsid w:val="006A3A35"/>
    <w:rsid w:val="006A3ACB"/>
    <w:rsid w:val="006A3B80"/>
    <w:rsid w:val="006A3E06"/>
    <w:rsid w:val="006A3E2F"/>
    <w:rsid w:val="006A3F74"/>
    <w:rsid w:val="006A3F7B"/>
    <w:rsid w:val="006A40CA"/>
    <w:rsid w:val="006A4222"/>
    <w:rsid w:val="006A424A"/>
    <w:rsid w:val="006A4370"/>
    <w:rsid w:val="006A460A"/>
    <w:rsid w:val="006A46E6"/>
    <w:rsid w:val="006A4708"/>
    <w:rsid w:val="006A47C2"/>
    <w:rsid w:val="006A4959"/>
    <w:rsid w:val="006A4A4D"/>
    <w:rsid w:val="006A4B8B"/>
    <w:rsid w:val="006A4C1C"/>
    <w:rsid w:val="006A4FD0"/>
    <w:rsid w:val="006A5001"/>
    <w:rsid w:val="006A516F"/>
    <w:rsid w:val="006A51CE"/>
    <w:rsid w:val="006A53D6"/>
    <w:rsid w:val="006A549F"/>
    <w:rsid w:val="006A56A5"/>
    <w:rsid w:val="006A575E"/>
    <w:rsid w:val="006A5947"/>
    <w:rsid w:val="006A5BB5"/>
    <w:rsid w:val="006A5CB3"/>
    <w:rsid w:val="006A5CDF"/>
    <w:rsid w:val="006A5D30"/>
    <w:rsid w:val="006A5E34"/>
    <w:rsid w:val="006A60C4"/>
    <w:rsid w:val="006A61F3"/>
    <w:rsid w:val="006A6419"/>
    <w:rsid w:val="006A672A"/>
    <w:rsid w:val="006A672C"/>
    <w:rsid w:val="006A6857"/>
    <w:rsid w:val="006A6956"/>
    <w:rsid w:val="006A6C9B"/>
    <w:rsid w:val="006A6E7C"/>
    <w:rsid w:val="006A6F47"/>
    <w:rsid w:val="006A6FD6"/>
    <w:rsid w:val="006A7014"/>
    <w:rsid w:val="006A739A"/>
    <w:rsid w:val="006A73A4"/>
    <w:rsid w:val="006A7659"/>
    <w:rsid w:val="006A78F7"/>
    <w:rsid w:val="006A793B"/>
    <w:rsid w:val="006A7AA0"/>
    <w:rsid w:val="006A7C21"/>
    <w:rsid w:val="006A7CC4"/>
    <w:rsid w:val="006A7CDD"/>
    <w:rsid w:val="006A7F17"/>
    <w:rsid w:val="006A7FDC"/>
    <w:rsid w:val="006B01F1"/>
    <w:rsid w:val="006B035D"/>
    <w:rsid w:val="006B03C2"/>
    <w:rsid w:val="006B03CF"/>
    <w:rsid w:val="006B050D"/>
    <w:rsid w:val="006B061E"/>
    <w:rsid w:val="006B0629"/>
    <w:rsid w:val="006B071C"/>
    <w:rsid w:val="006B0734"/>
    <w:rsid w:val="006B07A5"/>
    <w:rsid w:val="006B07B4"/>
    <w:rsid w:val="006B0928"/>
    <w:rsid w:val="006B0C88"/>
    <w:rsid w:val="006B0E2C"/>
    <w:rsid w:val="006B0E84"/>
    <w:rsid w:val="006B0E99"/>
    <w:rsid w:val="006B0EED"/>
    <w:rsid w:val="006B0F31"/>
    <w:rsid w:val="006B1023"/>
    <w:rsid w:val="006B1057"/>
    <w:rsid w:val="006B11C6"/>
    <w:rsid w:val="006B1241"/>
    <w:rsid w:val="006B125E"/>
    <w:rsid w:val="006B1420"/>
    <w:rsid w:val="006B159C"/>
    <w:rsid w:val="006B166E"/>
    <w:rsid w:val="006B185A"/>
    <w:rsid w:val="006B1912"/>
    <w:rsid w:val="006B193B"/>
    <w:rsid w:val="006B193E"/>
    <w:rsid w:val="006B19CA"/>
    <w:rsid w:val="006B1CA5"/>
    <w:rsid w:val="006B20CA"/>
    <w:rsid w:val="006B21A7"/>
    <w:rsid w:val="006B21B8"/>
    <w:rsid w:val="006B21C9"/>
    <w:rsid w:val="006B2229"/>
    <w:rsid w:val="006B24F1"/>
    <w:rsid w:val="006B2525"/>
    <w:rsid w:val="006B2545"/>
    <w:rsid w:val="006B25BD"/>
    <w:rsid w:val="006B25C6"/>
    <w:rsid w:val="006B26EC"/>
    <w:rsid w:val="006B26F3"/>
    <w:rsid w:val="006B28C0"/>
    <w:rsid w:val="006B2948"/>
    <w:rsid w:val="006B2966"/>
    <w:rsid w:val="006B29CF"/>
    <w:rsid w:val="006B29D7"/>
    <w:rsid w:val="006B29E2"/>
    <w:rsid w:val="006B2A46"/>
    <w:rsid w:val="006B2BD9"/>
    <w:rsid w:val="006B2FDD"/>
    <w:rsid w:val="006B2FF6"/>
    <w:rsid w:val="006B3136"/>
    <w:rsid w:val="006B31A4"/>
    <w:rsid w:val="006B3358"/>
    <w:rsid w:val="006B385A"/>
    <w:rsid w:val="006B3C1E"/>
    <w:rsid w:val="006B3C3E"/>
    <w:rsid w:val="006B3D8D"/>
    <w:rsid w:val="006B3DBA"/>
    <w:rsid w:val="006B3DBF"/>
    <w:rsid w:val="006B3FE0"/>
    <w:rsid w:val="006B40B5"/>
    <w:rsid w:val="006B42DC"/>
    <w:rsid w:val="006B435A"/>
    <w:rsid w:val="006B4463"/>
    <w:rsid w:val="006B44E4"/>
    <w:rsid w:val="006B4571"/>
    <w:rsid w:val="006B4586"/>
    <w:rsid w:val="006B45C8"/>
    <w:rsid w:val="006B48DC"/>
    <w:rsid w:val="006B4A42"/>
    <w:rsid w:val="006B4D41"/>
    <w:rsid w:val="006B4ED0"/>
    <w:rsid w:val="006B4F12"/>
    <w:rsid w:val="006B5427"/>
    <w:rsid w:val="006B542F"/>
    <w:rsid w:val="006B5895"/>
    <w:rsid w:val="006B58E4"/>
    <w:rsid w:val="006B5BC9"/>
    <w:rsid w:val="006B5C91"/>
    <w:rsid w:val="006B5D1D"/>
    <w:rsid w:val="006B5DAB"/>
    <w:rsid w:val="006B5E57"/>
    <w:rsid w:val="006B5E61"/>
    <w:rsid w:val="006B631E"/>
    <w:rsid w:val="006B6469"/>
    <w:rsid w:val="006B662A"/>
    <w:rsid w:val="006B683A"/>
    <w:rsid w:val="006B6846"/>
    <w:rsid w:val="006B6867"/>
    <w:rsid w:val="006B6A1B"/>
    <w:rsid w:val="006B6AFB"/>
    <w:rsid w:val="006B6B17"/>
    <w:rsid w:val="006B6C96"/>
    <w:rsid w:val="006B6CFE"/>
    <w:rsid w:val="006B6D9D"/>
    <w:rsid w:val="006B6DE5"/>
    <w:rsid w:val="006B6E14"/>
    <w:rsid w:val="006B6F27"/>
    <w:rsid w:val="006B71A8"/>
    <w:rsid w:val="006B7287"/>
    <w:rsid w:val="006B728F"/>
    <w:rsid w:val="006B7431"/>
    <w:rsid w:val="006B743A"/>
    <w:rsid w:val="006B75C1"/>
    <w:rsid w:val="006B777C"/>
    <w:rsid w:val="006B77B2"/>
    <w:rsid w:val="006B79F5"/>
    <w:rsid w:val="006B7A7A"/>
    <w:rsid w:val="006B7AEE"/>
    <w:rsid w:val="006B7BBA"/>
    <w:rsid w:val="006C0141"/>
    <w:rsid w:val="006C02CC"/>
    <w:rsid w:val="006C0320"/>
    <w:rsid w:val="006C03EA"/>
    <w:rsid w:val="006C0591"/>
    <w:rsid w:val="006C06B8"/>
    <w:rsid w:val="006C0774"/>
    <w:rsid w:val="006C0826"/>
    <w:rsid w:val="006C09EB"/>
    <w:rsid w:val="006C0A29"/>
    <w:rsid w:val="006C0A2D"/>
    <w:rsid w:val="006C0D60"/>
    <w:rsid w:val="006C0EFC"/>
    <w:rsid w:val="006C1094"/>
    <w:rsid w:val="006C1251"/>
    <w:rsid w:val="006C1387"/>
    <w:rsid w:val="006C13C0"/>
    <w:rsid w:val="006C13D0"/>
    <w:rsid w:val="006C1488"/>
    <w:rsid w:val="006C1720"/>
    <w:rsid w:val="006C17B9"/>
    <w:rsid w:val="006C19B4"/>
    <w:rsid w:val="006C1ADD"/>
    <w:rsid w:val="006C1BDE"/>
    <w:rsid w:val="006C1DD9"/>
    <w:rsid w:val="006C1E0D"/>
    <w:rsid w:val="006C20EC"/>
    <w:rsid w:val="006C20F4"/>
    <w:rsid w:val="006C214D"/>
    <w:rsid w:val="006C2206"/>
    <w:rsid w:val="006C2232"/>
    <w:rsid w:val="006C230B"/>
    <w:rsid w:val="006C2371"/>
    <w:rsid w:val="006C23D0"/>
    <w:rsid w:val="006C23EC"/>
    <w:rsid w:val="006C253A"/>
    <w:rsid w:val="006C2622"/>
    <w:rsid w:val="006C26FD"/>
    <w:rsid w:val="006C273A"/>
    <w:rsid w:val="006C287C"/>
    <w:rsid w:val="006C2C4C"/>
    <w:rsid w:val="006C2CBC"/>
    <w:rsid w:val="006C2E2C"/>
    <w:rsid w:val="006C2F82"/>
    <w:rsid w:val="006C2FBE"/>
    <w:rsid w:val="006C2FEA"/>
    <w:rsid w:val="006C3034"/>
    <w:rsid w:val="006C303F"/>
    <w:rsid w:val="006C3273"/>
    <w:rsid w:val="006C32C1"/>
    <w:rsid w:val="006C3323"/>
    <w:rsid w:val="006C335B"/>
    <w:rsid w:val="006C37A1"/>
    <w:rsid w:val="006C3DD3"/>
    <w:rsid w:val="006C3EAD"/>
    <w:rsid w:val="006C3EDB"/>
    <w:rsid w:val="006C3EEC"/>
    <w:rsid w:val="006C441F"/>
    <w:rsid w:val="006C4493"/>
    <w:rsid w:val="006C469C"/>
    <w:rsid w:val="006C4745"/>
    <w:rsid w:val="006C482B"/>
    <w:rsid w:val="006C4C1F"/>
    <w:rsid w:val="006C4C2C"/>
    <w:rsid w:val="006C4CE0"/>
    <w:rsid w:val="006C4CEE"/>
    <w:rsid w:val="006C4D35"/>
    <w:rsid w:val="006C4D8A"/>
    <w:rsid w:val="006C4ED0"/>
    <w:rsid w:val="006C4F46"/>
    <w:rsid w:val="006C5096"/>
    <w:rsid w:val="006C50EA"/>
    <w:rsid w:val="006C5493"/>
    <w:rsid w:val="006C55E6"/>
    <w:rsid w:val="006C568A"/>
    <w:rsid w:val="006C56D5"/>
    <w:rsid w:val="006C56EC"/>
    <w:rsid w:val="006C5837"/>
    <w:rsid w:val="006C5877"/>
    <w:rsid w:val="006C5A02"/>
    <w:rsid w:val="006C5A61"/>
    <w:rsid w:val="006C60FE"/>
    <w:rsid w:val="006C616A"/>
    <w:rsid w:val="006C631A"/>
    <w:rsid w:val="006C67F2"/>
    <w:rsid w:val="006C692A"/>
    <w:rsid w:val="006C69F3"/>
    <w:rsid w:val="006C6B0A"/>
    <w:rsid w:val="006C6C48"/>
    <w:rsid w:val="006C6C50"/>
    <w:rsid w:val="006C6C7C"/>
    <w:rsid w:val="006C6D77"/>
    <w:rsid w:val="006C6D7A"/>
    <w:rsid w:val="006C6DCA"/>
    <w:rsid w:val="006C6E04"/>
    <w:rsid w:val="006C6EC1"/>
    <w:rsid w:val="006C6F08"/>
    <w:rsid w:val="006C6FAC"/>
    <w:rsid w:val="006C6FAF"/>
    <w:rsid w:val="006C706F"/>
    <w:rsid w:val="006C7137"/>
    <w:rsid w:val="006C7162"/>
    <w:rsid w:val="006C740E"/>
    <w:rsid w:val="006C74A6"/>
    <w:rsid w:val="006C751F"/>
    <w:rsid w:val="006C7562"/>
    <w:rsid w:val="006C762A"/>
    <w:rsid w:val="006C7A56"/>
    <w:rsid w:val="006C7AC3"/>
    <w:rsid w:val="006C7B3B"/>
    <w:rsid w:val="006C7D8A"/>
    <w:rsid w:val="006C7E7E"/>
    <w:rsid w:val="006C7F64"/>
    <w:rsid w:val="006D00A7"/>
    <w:rsid w:val="006D012A"/>
    <w:rsid w:val="006D01FE"/>
    <w:rsid w:val="006D0311"/>
    <w:rsid w:val="006D0596"/>
    <w:rsid w:val="006D06EC"/>
    <w:rsid w:val="006D0722"/>
    <w:rsid w:val="006D0807"/>
    <w:rsid w:val="006D08CC"/>
    <w:rsid w:val="006D092E"/>
    <w:rsid w:val="006D0969"/>
    <w:rsid w:val="006D09C5"/>
    <w:rsid w:val="006D09CE"/>
    <w:rsid w:val="006D0A34"/>
    <w:rsid w:val="006D0B45"/>
    <w:rsid w:val="006D0C4C"/>
    <w:rsid w:val="006D0C58"/>
    <w:rsid w:val="006D0D19"/>
    <w:rsid w:val="006D0E6A"/>
    <w:rsid w:val="006D0F1C"/>
    <w:rsid w:val="006D14F5"/>
    <w:rsid w:val="006D16F4"/>
    <w:rsid w:val="006D184A"/>
    <w:rsid w:val="006D1A2B"/>
    <w:rsid w:val="006D1A5B"/>
    <w:rsid w:val="006D1CFB"/>
    <w:rsid w:val="006D1F20"/>
    <w:rsid w:val="006D1F5F"/>
    <w:rsid w:val="006D1FE5"/>
    <w:rsid w:val="006D2051"/>
    <w:rsid w:val="006D20C6"/>
    <w:rsid w:val="006D217C"/>
    <w:rsid w:val="006D2263"/>
    <w:rsid w:val="006D23DF"/>
    <w:rsid w:val="006D2406"/>
    <w:rsid w:val="006D24BC"/>
    <w:rsid w:val="006D27DD"/>
    <w:rsid w:val="006D2874"/>
    <w:rsid w:val="006D2875"/>
    <w:rsid w:val="006D290B"/>
    <w:rsid w:val="006D2994"/>
    <w:rsid w:val="006D2995"/>
    <w:rsid w:val="006D2AF9"/>
    <w:rsid w:val="006D2B84"/>
    <w:rsid w:val="006D2C58"/>
    <w:rsid w:val="006D2D74"/>
    <w:rsid w:val="006D2E09"/>
    <w:rsid w:val="006D2F26"/>
    <w:rsid w:val="006D2FE9"/>
    <w:rsid w:val="006D30D6"/>
    <w:rsid w:val="006D3148"/>
    <w:rsid w:val="006D321D"/>
    <w:rsid w:val="006D327B"/>
    <w:rsid w:val="006D32E3"/>
    <w:rsid w:val="006D3425"/>
    <w:rsid w:val="006D350C"/>
    <w:rsid w:val="006D353C"/>
    <w:rsid w:val="006D354F"/>
    <w:rsid w:val="006D35AA"/>
    <w:rsid w:val="006D368B"/>
    <w:rsid w:val="006D3735"/>
    <w:rsid w:val="006D3744"/>
    <w:rsid w:val="006D378A"/>
    <w:rsid w:val="006D3836"/>
    <w:rsid w:val="006D399A"/>
    <w:rsid w:val="006D3B27"/>
    <w:rsid w:val="006D3DBC"/>
    <w:rsid w:val="006D3E42"/>
    <w:rsid w:val="006D3EA8"/>
    <w:rsid w:val="006D4034"/>
    <w:rsid w:val="006D410A"/>
    <w:rsid w:val="006D412A"/>
    <w:rsid w:val="006D432C"/>
    <w:rsid w:val="006D432D"/>
    <w:rsid w:val="006D4396"/>
    <w:rsid w:val="006D44B3"/>
    <w:rsid w:val="006D452B"/>
    <w:rsid w:val="006D457A"/>
    <w:rsid w:val="006D45AE"/>
    <w:rsid w:val="006D45DC"/>
    <w:rsid w:val="006D4611"/>
    <w:rsid w:val="006D463B"/>
    <w:rsid w:val="006D48A7"/>
    <w:rsid w:val="006D4B57"/>
    <w:rsid w:val="006D4BCA"/>
    <w:rsid w:val="006D50D1"/>
    <w:rsid w:val="006D5120"/>
    <w:rsid w:val="006D51EA"/>
    <w:rsid w:val="006D52C5"/>
    <w:rsid w:val="006D52D2"/>
    <w:rsid w:val="006D5315"/>
    <w:rsid w:val="006D539C"/>
    <w:rsid w:val="006D54CE"/>
    <w:rsid w:val="006D5715"/>
    <w:rsid w:val="006D5736"/>
    <w:rsid w:val="006D58E6"/>
    <w:rsid w:val="006D592E"/>
    <w:rsid w:val="006D5AD5"/>
    <w:rsid w:val="006D5C6B"/>
    <w:rsid w:val="006D5C71"/>
    <w:rsid w:val="006D5D57"/>
    <w:rsid w:val="006D5E20"/>
    <w:rsid w:val="006D5E4B"/>
    <w:rsid w:val="006D6144"/>
    <w:rsid w:val="006D6225"/>
    <w:rsid w:val="006D629D"/>
    <w:rsid w:val="006D62C5"/>
    <w:rsid w:val="006D6459"/>
    <w:rsid w:val="006D6603"/>
    <w:rsid w:val="006D679E"/>
    <w:rsid w:val="006D6913"/>
    <w:rsid w:val="006D6A1D"/>
    <w:rsid w:val="006D6AE2"/>
    <w:rsid w:val="006D6B31"/>
    <w:rsid w:val="006D6B78"/>
    <w:rsid w:val="006D6B98"/>
    <w:rsid w:val="006D6DF9"/>
    <w:rsid w:val="006D6E2F"/>
    <w:rsid w:val="006D6FB2"/>
    <w:rsid w:val="006D703E"/>
    <w:rsid w:val="006D7075"/>
    <w:rsid w:val="006D7084"/>
    <w:rsid w:val="006D70FB"/>
    <w:rsid w:val="006D71D8"/>
    <w:rsid w:val="006D721D"/>
    <w:rsid w:val="006D72EE"/>
    <w:rsid w:val="006D73A9"/>
    <w:rsid w:val="006D742B"/>
    <w:rsid w:val="006D74C3"/>
    <w:rsid w:val="006D7528"/>
    <w:rsid w:val="006D7679"/>
    <w:rsid w:val="006D767A"/>
    <w:rsid w:val="006D7739"/>
    <w:rsid w:val="006D77CA"/>
    <w:rsid w:val="006D77FD"/>
    <w:rsid w:val="006D7842"/>
    <w:rsid w:val="006D79E7"/>
    <w:rsid w:val="006D7A95"/>
    <w:rsid w:val="006D7DB7"/>
    <w:rsid w:val="006D7E18"/>
    <w:rsid w:val="006D7EAE"/>
    <w:rsid w:val="006D7EE8"/>
    <w:rsid w:val="006D7FCE"/>
    <w:rsid w:val="006E009A"/>
    <w:rsid w:val="006E0341"/>
    <w:rsid w:val="006E054E"/>
    <w:rsid w:val="006E0716"/>
    <w:rsid w:val="006E0899"/>
    <w:rsid w:val="006E0B1B"/>
    <w:rsid w:val="006E0D69"/>
    <w:rsid w:val="006E0E76"/>
    <w:rsid w:val="006E0F42"/>
    <w:rsid w:val="006E0F5D"/>
    <w:rsid w:val="006E1459"/>
    <w:rsid w:val="006E1473"/>
    <w:rsid w:val="006E1492"/>
    <w:rsid w:val="006E15BB"/>
    <w:rsid w:val="006E1613"/>
    <w:rsid w:val="006E16B6"/>
    <w:rsid w:val="006E16F7"/>
    <w:rsid w:val="006E1776"/>
    <w:rsid w:val="006E188E"/>
    <w:rsid w:val="006E18D0"/>
    <w:rsid w:val="006E18E3"/>
    <w:rsid w:val="006E1984"/>
    <w:rsid w:val="006E1B8C"/>
    <w:rsid w:val="006E1E33"/>
    <w:rsid w:val="006E200D"/>
    <w:rsid w:val="006E20C4"/>
    <w:rsid w:val="006E21BC"/>
    <w:rsid w:val="006E2335"/>
    <w:rsid w:val="006E24CF"/>
    <w:rsid w:val="006E2694"/>
    <w:rsid w:val="006E28E0"/>
    <w:rsid w:val="006E29B0"/>
    <w:rsid w:val="006E2A4A"/>
    <w:rsid w:val="006E2AD7"/>
    <w:rsid w:val="006E2B02"/>
    <w:rsid w:val="006E2C08"/>
    <w:rsid w:val="006E2C22"/>
    <w:rsid w:val="006E2C38"/>
    <w:rsid w:val="006E2F2B"/>
    <w:rsid w:val="006E2FDD"/>
    <w:rsid w:val="006E2FDE"/>
    <w:rsid w:val="006E31B5"/>
    <w:rsid w:val="006E3200"/>
    <w:rsid w:val="006E328F"/>
    <w:rsid w:val="006E32B8"/>
    <w:rsid w:val="006E3303"/>
    <w:rsid w:val="006E3317"/>
    <w:rsid w:val="006E33C9"/>
    <w:rsid w:val="006E344E"/>
    <w:rsid w:val="006E348E"/>
    <w:rsid w:val="006E35D1"/>
    <w:rsid w:val="006E36AC"/>
    <w:rsid w:val="006E3701"/>
    <w:rsid w:val="006E3857"/>
    <w:rsid w:val="006E3894"/>
    <w:rsid w:val="006E38B8"/>
    <w:rsid w:val="006E3E64"/>
    <w:rsid w:val="006E3EE6"/>
    <w:rsid w:val="006E3FE6"/>
    <w:rsid w:val="006E4050"/>
    <w:rsid w:val="006E4119"/>
    <w:rsid w:val="006E425A"/>
    <w:rsid w:val="006E4383"/>
    <w:rsid w:val="006E46C8"/>
    <w:rsid w:val="006E4823"/>
    <w:rsid w:val="006E48F6"/>
    <w:rsid w:val="006E4C53"/>
    <w:rsid w:val="006E4D09"/>
    <w:rsid w:val="006E4DB2"/>
    <w:rsid w:val="006E4E8A"/>
    <w:rsid w:val="006E4EEB"/>
    <w:rsid w:val="006E527E"/>
    <w:rsid w:val="006E586E"/>
    <w:rsid w:val="006E5912"/>
    <w:rsid w:val="006E5B5B"/>
    <w:rsid w:val="006E5BA1"/>
    <w:rsid w:val="006E5CC3"/>
    <w:rsid w:val="006E5D46"/>
    <w:rsid w:val="006E5DE9"/>
    <w:rsid w:val="006E5E40"/>
    <w:rsid w:val="006E5E91"/>
    <w:rsid w:val="006E5F45"/>
    <w:rsid w:val="006E62AB"/>
    <w:rsid w:val="006E6535"/>
    <w:rsid w:val="006E681A"/>
    <w:rsid w:val="006E6862"/>
    <w:rsid w:val="006E6A68"/>
    <w:rsid w:val="006E6B22"/>
    <w:rsid w:val="006E6B96"/>
    <w:rsid w:val="006E6EAC"/>
    <w:rsid w:val="006E6EF2"/>
    <w:rsid w:val="006E6F84"/>
    <w:rsid w:val="006E6FEF"/>
    <w:rsid w:val="006E72C1"/>
    <w:rsid w:val="006E7411"/>
    <w:rsid w:val="006E7505"/>
    <w:rsid w:val="006E75E0"/>
    <w:rsid w:val="006E75FE"/>
    <w:rsid w:val="006E77D4"/>
    <w:rsid w:val="006E797A"/>
    <w:rsid w:val="006E79AA"/>
    <w:rsid w:val="006E7ED9"/>
    <w:rsid w:val="006E7F0B"/>
    <w:rsid w:val="006F01E7"/>
    <w:rsid w:val="006F0271"/>
    <w:rsid w:val="006F028D"/>
    <w:rsid w:val="006F0370"/>
    <w:rsid w:val="006F0465"/>
    <w:rsid w:val="006F049A"/>
    <w:rsid w:val="006F072C"/>
    <w:rsid w:val="006F07D5"/>
    <w:rsid w:val="006F07E5"/>
    <w:rsid w:val="006F07ED"/>
    <w:rsid w:val="006F0969"/>
    <w:rsid w:val="006F09B3"/>
    <w:rsid w:val="006F0A54"/>
    <w:rsid w:val="006F0BAD"/>
    <w:rsid w:val="006F0BF4"/>
    <w:rsid w:val="006F0F83"/>
    <w:rsid w:val="006F1197"/>
    <w:rsid w:val="006F149A"/>
    <w:rsid w:val="006F1742"/>
    <w:rsid w:val="006F1958"/>
    <w:rsid w:val="006F19BF"/>
    <w:rsid w:val="006F1A17"/>
    <w:rsid w:val="006F1D9A"/>
    <w:rsid w:val="006F1FB8"/>
    <w:rsid w:val="006F2061"/>
    <w:rsid w:val="006F23B1"/>
    <w:rsid w:val="006F245C"/>
    <w:rsid w:val="006F263F"/>
    <w:rsid w:val="006F2662"/>
    <w:rsid w:val="006F28A4"/>
    <w:rsid w:val="006F2910"/>
    <w:rsid w:val="006F29D2"/>
    <w:rsid w:val="006F2A49"/>
    <w:rsid w:val="006F2C56"/>
    <w:rsid w:val="006F2F4E"/>
    <w:rsid w:val="006F31C3"/>
    <w:rsid w:val="006F32A4"/>
    <w:rsid w:val="006F3649"/>
    <w:rsid w:val="006F36A7"/>
    <w:rsid w:val="006F3DE0"/>
    <w:rsid w:val="006F3E14"/>
    <w:rsid w:val="006F3FC2"/>
    <w:rsid w:val="006F40F9"/>
    <w:rsid w:val="006F414D"/>
    <w:rsid w:val="006F42D9"/>
    <w:rsid w:val="006F4537"/>
    <w:rsid w:val="006F45E9"/>
    <w:rsid w:val="006F4776"/>
    <w:rsid w:val="006F4830"/>
    <w:rsid w:val="006F499F"/>
    <w:rsid w:val="006F49E0"/>
    <w:rsid w:val="006F4B1E"/>
    <w:rsid w:val="006F4E8F"/>
    <w:rsid w:val="006F4F9C"/>
    <w:rsid w:val="006F4FFF"/>
    <w:rsid w:val="006F508D"/>
    <w:rsid w:val="006F5108"/>
    <w:rsid w:val="006F51A7"/>
    <w:rsid w:val="006F51BE"/>
    <w:rsid w:val="006F51C7"/>
    <w:rsid w:val="006F528C"/>
    <w:rsid w:val="006F52BF"/>
    <w:rsid w:val="006F5327"/>
    <w:rsid w:val="006F5386"/>
    <w:rsid w:val="006F54C2"/>
    <w:rsid w:val="006F56D5"/>
    <w:rsid w:val="006F5707"/>
    <w:rsid w:val="006F5875"/>
    <w:rsid w:val="006F5888"/>
    <w:rsid w:val="006F5C4B"/>
    <w:rsid w:val="006F5C6C"/>
    <w:rsid w:val="006F5D1E"/>
    <w:rsid w:val="006F5D93"/>
    <w:rsid w:val="006F5E16"/>
    <w:rsid w:val="006F5EAA"/>
    <w:rsid w:val="006F6067"/>
    <w:rsid w:val="006F62A2"/>
    <w:rsid w:val="006F62F9"/>
    <w:rsid w:val="006F641A"/>
    <w:rsid w:val="006F6608"/>
    <w:rsid w:val="006F6758"/>
    <w:rsid w:val="006F67B3"/>
    <w:rsid w:val="006F6867"/>
    <w:rsid w:val="006F6930"/>
    <w:rsid w:val="006F6977"/>
    <w:rsid w:val="006F6C85"/>
    <w:rsid w:val="006F6E2C"/>
    <w:rsid w:val="006F6FD7"/>
    <w:rsid w:val="006F7102"/>
    <w:rsid w:val="006F7177"/>
    <w:rsid w:val="006F746B"/>
    <w:rsid w:val="006F74BE"/>
    <w:rsid w:val="006F76EC"/>
    <w:rsid w:val="006F7950"/>
    <w:rsid w:val="006F7BC5"/>
    <w:rsid w:val="006F7CCC"/>
    <w:rsid w:val="006F7FA8"/>
    <w:rsid w:val="00700335"/>
    <w:rsid w:val="00700346"/>
    <w:rsid w:val="007003B2"/>
    <w:rsid w:val="007004AC"/>
    <w:rsid w:val="007004FB"/>
    <w:rsid w:val="0070058A"/>
    <w:rsid w:val="007005E8"/>
    <w:rsid w:val="007007CB"/>
    <w:rsid w:val="00700ACC"/>
    <w:rsid w:val="00700C3C"/>
    <w:rsid w:val="00700D76"/>
    <w:rsid w:val="00700EA5"/>
    <w:rsid w:val="00700F00"/>
    <w:rsid w:val="007010B2"/>
    <w:rsid w:val="00701194"/>
    <w:rsid w:val="007011A8"/>
    <w:rsid w:val="007013AF"/>
    <w:rsid w:val="007013C5"/>
    <w:rsid w:val="00701544"/>
    <w:rsid w:val="00701640"/>
    <w:rsid w:val="007016F1"/>
    <w:rsid w:val="007017FA"/>
    <w:rsid w:val="007018BB"/>
    <w:rsid w:val="00701905"/>
    <w:rsid w:val="00701914"/>
    <w:rsid w:val="00701947"/>
    <w:rsid w:val="0070199D"/>
    <w:rsid w:val="007019AC"/>
    <w:rsid w:val="00701C62"/>
    <w:rsid w:val="00701CB1"/>
    <w:rsid w:val="00701E7C"/>
    <w:rsid w:val="00701E8D"/>
    <w:rsid w:val="00702190"/>
    <w:rsid w:val="0070241C"/>
    <w:rsid w:val="007024E9"/>
    <w:rsid w:val="007026CB"/>
    <w:rsid w:val="00702710"/>
    <w:rsid w:val="00702CCE"/>
    <w:rsid w:val="00702D4B"/>
    <w:rsid w:val="00702E52"/>
    <w:rsid w:val="00702EDF"/>
    <w:rsid w:val="00702FE6"/>
    <w:rsid w:val="00703111"/>
    <w:rsid w:val="0070319D"/>
    <w:rsid w:val="007031D6"/>
    <w:rsid w:val="007032C6"/>
    <w:rsid w:val="007034F2"/>
    <w:rsid w:val="0070367E"/>
    <w:rsid w:val="00703725"/>
    <w:rsid w:val="00703748"/>
    <w:rsid w:val="00703859"/>
    <w:rsid w:val="00703B7E"/>
    <w:rsid w:val="00703C6F"/>
    <w:rsid w:val="00703DAC"/>
    <w:rsid w:val="00703F6C"/>
    <w:rsid w:val="00704107"/>
    <w:rsid w:val="00704173"/>
    <w:rsid w:val="007041C5"/>
    <w:rsid w:val="0070431D"/>
    <w:rsid w:val="007043FC"/>
    <w:rsid w:val="00704516"/>
    <w:rsid w:val="00704625"/>
    <w:rsid w:val="00704810"/>
    <w:rsid w:val="00704D42"/>
    <w:rsid w:val="00704F90"/>
    <w:rsid w:val="007050D1"/>
    <w:rsid w:val="007050EF"/>
    <w:rsid w:val="00705970"/>
    <w:rsid w:val="0070599E"/>
    <w:rsid w:val="007059F9"/>
    <w:rsid w:val="00705A7A"/>
    <w:rsid w:val="00705A88"/>
    <w:rsid w:val="00705D51"/>
    <w:rsid w:val="00705EE1"/>
    <w:rsid w:val="00705FD4"/>
    <w:rsid w:val="00706063"/>
    <w:rsid w:val="00706153"/>
    <w:rsid w:val="007061BD"/>
    <w:rsid w:val="007063A4"/>
    <w:rsid w:val="007063C5"/>
    <w:rsid w:val="00706921"/>
    <w:rsid w:val="00706977"/>
    <w:rsid w:val="0070699F"/>
    <w:rsid w:val="00706B8C"/>
    <w:rsid w:val="00706C5C"/>
    <w:rsid w:val="00706DA3"/>
    <w:rsid w:val="007077A0"/>
    <w:rsid w:val="007077B0"/>
    <w:rsid w:val="007077B5"/>
    <w:rsid w:val="00707948"/>
    <w:rsid w:val="00707A61"/>
    <w:rsid w:val="00707B00"/>
    <w:rsid w:val="00707E7C"/>
    <w:rsid w:val="0071006D"/>
    <w:rsid w:val="007100D1"/>
    <w:rsid w:val="00710187"/>
    <w:rsid w:val="007101B2"/>
    <w:rsid w:val="00710275"/>
    <w:rsid w:val="007102B4"/>
    <w:rsid w:val="00710321"/>
    <w:rsid w:val="0071039F"/>
    <w:rsid w:val="00710415"/>
    <w:rsid w:val="00710589"/>
    <w:rsid w:val="007106BB"/>
    <w:rsid w:val="00710849"/>
    <w:rsid w:val="00710878"/>
    <w:rsid w:val="00710982"/>
    <w:rsid w:val="00710A22"/>
    <w:rsid w:val="00710A8B"/>
    <w:rsid w:val="00710A9B"/>
    <w:rsid w:val="00710A9D"/>
    <w:rsid w:val="00710B0F"/>
    <w:rsid w:val="00710B53"/>
    <w:rsid w:val="00710C47"/>
    <w:rsid w:val="00710CA6"/>
    <w:rsid w:val="00710CBD"/>
    <w:rsid w:val="00710E43"/>
    <w:rsid w:val="00710F73"/>
    <w:rsid w:val="0071108D"/>
    <w:rsid w:val="0071112A"/>
    <w:rsid w:val="00711134"/>
    <w:rsid w:val="00711166"/>
    <w:rsid w:val="0071133F"/>
    <w:rsid w:val="00711415"/>
    <w:rsid w:val="00711686"/>
    <w:rsid w:val="00711732"/>
    <w:rsid w:val="00711823"/>
    <w:rsid w:val="00711A13"/>
    <w:rsid w:val="00711D05"/>
    <w:rsid w:val="00711E74"/>
    <w:rsid w:val="00711F10"/>
    <w:rsid w:val="00711F5F"/>
    <w:rsid w:val="0071232A"/>
    <w:rsid w:val="00712357"/>
    <w:rsid w:val="00712439"/>
    <w:rsid w:val="00712494"/>
    <w:rsid w:val="0071257E"/>
    <w:rsid w:val="00712692"/>
    <w:rsid w:val="007126F7"/>
    <w:rsid w:val="00712837"/>
    <w:rsid w:val="0071287A"/>
    <w:rsid w:val="00712A96"/>
    <w:rsid w:val="00712B1A"/>
    <w:rsid w:val="00712D57"/>
    <w:rsid w:val="00712FAB"/>
    <w:rsid w:val="0071302F"/>
    <w:rsid w:val="00713035"/>
    <w:rsid w:val="00713075"/>
    <w:rsid w:val="00713118"/>
    <w:rsid w:val="007131A4"/>
    <w:rsid w:val="007133BE"/>
    <w:rsid w:val="0071350B"/>
    <w:rsid w:val="00713575"/>
    <w:rsid w:val="00713846"/>
    <w:rsid w:val="00713967"/>
    <w:rsid w:val="007139BD"/>
    <w:rsid w:val="00713A66"/>
    <w:rsid w:val="00713C10"/>
    <w:rsid w:val="00713E5B"/>
    <w:rsid w:val="00714076"/>
    <w:rsid w:val="007141BA"/>
    <w:rsid w:val="007141BB"/>
    <w:rsid w:val="007141E3"/>
    <w:rsid w:val="007141F1"/>
    <w:rsid w:val="007142A6"/>
    <w:rsid w:val="007143FF"/>
    <w:rsid w:val="00714532"/>
    <w:rsid w:val="0071454F"/>
    <w:rsid w:val="007145C6"/>
    <w:rsid w:val="0071469B"/>
    <w:rsid w:val="00714A17"/>
    <w:rsid w:val="00714B5D"/>
    <w:rsid w:val="00714D25"/>
    <w:rsid w:val="00714D93"/>
    <w:rsid w:val="00714DC4"/>
    <w:rsid w:val="00714DC5"/>
    <w:rsid w:val="00714E0D"/>
    <w:rsid w:val="00714F48"/>
    <w:rsid w:val="007150D6"/>
    <w:rsid w:val="007154C6"/>
    <w:rsid w:val="007154E2"/>
    <w:rsid w:val="0071551B"/>
    <w:rsid w:val="00715664"/>
    <w:rsid w:val="007156E5"/>
    <w:rsid w:val="007157E3"/>
    <w:rsid w:val="00715860"/>
    <w:rsid w:val="007159E6"/>
    <w:rsid w:val="00715ABA"/>
    <w:rsid w:val="00715AF7"/>
    <w:rsid w:val="00715BAC"/>
    <w:rsid w:val="00715C10"/>
    <w:rsid w:val="00715C80"/>
    <w:rsid w:val="00715DB5"/>
    <w:rsid w:val="00715EC3"/>
    <w:rsid w:val="00715F3C"/>
    <w:rsid w:val="0071600E"/>
    <w:rsid w:val="00716026"/>
    <w:rsid w:val="0071606C"/>
    <w:rsid w:val="00716080"/>
    <w:rsid w:val="00716153"/>
    <w:rsid w:val="0071620D"/>
    <w:rsid w:val="007163BB"/>
    <w:rsid w:val="00716404"/>
    <w:rsid w:val="00716407"/>
    <w:rsid w:val="00716461"/>
    <w:rsid w:val="0071649E"/>
    <w:rsid w:val="0071653E"/>
    <w:rsid w:val="0071658B"/>
    <w:rsid w:val="007166B2"/>
    <w:rsid w:val="00716711"/>
    <w:rsid w:val="00716807"/>
    <w:rsid w:val="0071684B"/>
    <w:rsid w:val="007169AE"/>
    <w:rsid w:val="00716AF6"/>
    <w:rsid w:val="00716B30"/>
    <w:rsid w:val="00716C59"/>
    <w:rsid w:val="00716CE0"/>
    <w:rsid w:val="00716E0F"/>
    <w:rsid w:val="00716E76"/>
    <w:rsid w:val="00716EBE"/>
    <w:rsid w:val="00716EE0"/>
    <w:rsid w:val="00716EF1"/>
    <w:rsid w:val="00716F63"/>
    <w:rsid w:val="00717160"/>
    <w:rsid w:val="00717254"/>
    <w:rsid w:val="00717258"/>
    <w:rsid w:val="0071726D"/>
    <w:rsid w:val="007172D8"/>
    <w:rsid w:val="007172E5"/>
    <w:rsid w:val="007172F6"/>
    <w:rsid w:val="00717474"/>
    <w:rsid w:val="007174C3"/>
    <w:rsid w:val="00717612"/>
    <w:rsid w:val="0071765F"/>
    <w:rsid w:val="0071766C"/>
    <w:rsid w:val="0071772E"/>
    <w:rsid w:val="00717963"/>
    <w:rsid w:val="00717BF0"/>
    <w:rsid w:val="00717C68"/>
    <w:rsid w:val="00717D46"/>
    <w:rsid w:val="00717E61"/>
    <w:rsid w:val="00717F89"/>
    <w:rsid w:val="007201D4"/>
    <w:rsid w:val="007201D7"/>
    <w:rsid w:val="00720252"/>
    <w:rsid w:val="007202CB"/>
    <w:rsid w:val="00720373"/>
    <w:rsid w:val="0072040D"/>
    <w:rsid w:val="0072058B"/>
    <w:rsid w:val="007205FB"/>
    <w:rsid w:val="00720603"/>
    <w:rsid w:val="0072096C"/>
    <w:rsid w:val="00720A48"/>
    <w:rsid w:val="00720C22"/>
    <w:rsid w:val="00720E35"/>
    <w:rsid w:val="00721054"/>
    <w:rsid w:val="007210E8"/>
    <w:rsid w:val="0072168C"/>
    <w:rsid w:val="007217B5"/>
    <w:rsid w:val="007219C3"/>
    <w:rsid w:val="00721A41"/>
    <w:rsid w:val="00721AAF"/>
    <w:rsid w:val="00721B15"/>
    <w:rsid w:val="00721B51"/>
    <w:rsid w:val="00721C8D"/>
    <w:rsid w:val="00721CE6"/>
    <w:rsid w:val="00721E3C"/>
    <w:rsid w:val="00721E71"/>
    <w:rsid w:val="007221AF"/>
    <w:rsid w:val="007221EB"/>
    <w:rsid w:val="0072223A"/>
    <w:rsid w:val="007223D1"/>
    <w:rsid w:val="007223E6"/>
    <w:rsid w:val="00722763"/>
    <w:rsid w:val="007227AB"/>
    <w:rsid w:val="00722A6E"/>
    <w:rsid w:val="00722B7D"/>
    <w:rsid w:val="00722CA6"/>
    <w:rsid w:val="00722E8C"/>
    <w:rsid w:val="00722F23"/>
    <w:rsid w:val="00722F69"/>
    <w:rsid w:val="00722F8B"/>
    <w:rsid w:val="00722FE2"/>
    <w:rsid w:val="00723482"/>
    <w:rsid w:val="0072360B"/>
    <w:rsid w:val="00723724"/>
    <w:rsid w:val="00723748"/>
    <w:rsid w:val="00723841"/>
    <w:rsid w:val="00723B4E"/>
    <w:rsid w:val="00723BAE"/>
    <w:rsid w:val="00723C71"/>
    <w:rsid w:val="00723F6D"/>
    <w:rsid w:val="0072401E"/>
    <w:rsid w:val="00724091"/>
    <w:rsid w:val="007242BA"/>
    <w:rsid w:val="007242E6"/>
    <w:rsid w:val="007243F3"/>
    <w:rsid w:val="007244C8"/>
    <w:rsid w:val="00724563"/>
    <w:rsid w:val="007247C2"/>
    <w:rsid w:val="00724844"/>
    <w:rsid w:val="00724889"/>
    <w:rsid w:val="00724BF1"/>
    <w:rsid w:val="0072501A"/>
    <w:rsid w:val="007250FE"/>
    <w:rsid w:val="007251E3"/>
    <w:rsid w:val="0072524D"/>
    <w:rsid w:val="007254BA"/>
    <w:rsid w:val="00725809"/>
    <w:rsid w:val="007259A1"/>
    <w:rsid w:val="00725A5E"/>
    <w:rsid w:val="00725A89"/>
    <w:rsid w:val="00725A99"/>
    <w:rsid w:val="00725C01"/>
    <w:rsid w:val="00725C33"/>
    <w:rsid w:val="00725CAE"/>
    <w:rsid w:val="00725E46"/>
    <w:rsid w:val="00725E83"/>
    <w:rsid w:val="00725F06"/>
    <w:rsid w:val="00725F53"/>
    <w:rsid w:val="00725FF8"/>
    <w:rsid w:val="007261B9"/>
    <w:rsid w:val="0072638E"/>
    <w:rsid w:val="0072639E"/>
    <w:rsid w:val="007265D3"/>
    <w:rsid w:val="0072671E"/>
    <w:rsid w:val="0072683C"/>
    <w:rsid w:val="00726A29"/>
    <w:rsid w:val="00726BA7"/>
    <w:rsid w:val="00726D69"/>
    <w:rsid w:val="00726E42"/>
    <w:rsid w:val="00726F5B"/>
    <w:rsid w:val="00726FE2"/>
    <w:rsid w:val="0072702D"/>
    <w:rsid w:val="00727910"/>
    <w:rsid w:val="0072792A"/>
    <w:rsid w:val="00727A86"/>
    <w:rsid w:val="00727AA6"/>
    <w:rsid w:val="00727AC7"/>
    <w:rsid w:val="00727AD7"/>
    <w:rsid w:val="00727B6B"/>
    <w:rsid w:val="00727DE2"/>
    <w:rsid w:val="00727EEB"/>
    <w:rsid w:val="00727FB7"/>
    <w:rsid w:val="00730077"/>
    <w:rsid w:val="007301B0"/>
    <w:rsid w:val="0073024F"/>
    <w:rsid w:val="00730251"/>
    <w:rsid w:val="007303C5"/>
    <w:rsid w:val="00730474"/>
    <w:rsid w:val="00730557"/>
    <w:rsid w:val="0073061E"/>
    <w:rsid w:val="00730670"/>
    <w:rsid w:val="007309E1"/>
    <w:rsid w:val="00730ABC"/>
    <w:rsid w:val="00730AFD"/>
    <w:rsid w:val="00730D40"/>
    <w:rsid w:val="00730E0C"/>
    <w:rsid w:val="00730F85"/>
    <w:rsid w:val="0073106E"/>
    <w:rsid w:val="0073110B"/>
    <w:rsid w:val="007312D0"/>
    <w:rsid w:val="007312D1"/>
    <w:rsid w:val="00731314"/>
    <w:rsid w:val="007313E4"/>
    <w:rsid w:val="007314C6"/>
    <w:rsid w:val="0073151F"/>
    <w:rsid w:val="007316C5"/>
    <w:rsid w:val="0073181C"/>
    <w:rsid w:val="00731FD0"/>
    <w:rsid w:val="00731FED"/>
    <w:rsid w:val="0073202E"/>
    <w:rsid w:val="0073208A"/>
    <w:rsid w:val="0073217F"/>
    <w:rsid w:val="007321AD"/>
    <w:rsid w:val="007321C1"/>
    <w:rsid w:val="00732419"/>
    <w:rsid w:val="00732530"/>
    <w:rsid w:val="00732641"/>
    <w:rsid w:val="007326AE"/>
    <w:rsid w:val="00732A61"/>
    <w:rsid w:val="00732DAC"/>
    <w:rsid w:val="00733108"/>
    <w:rsid w:val="007331CB"/>
    <w:rsid w:val="00733200"/>
    <w:rsid w:val="0073324C"/>
    <w:rsid w:val="0073337E"/>
    <w:rsid w:val="007333BD"/>
    <w:rsid w:val="0073344C"/>
    <w:rsid w:val="00733926"/>
    <w:rsid w:val="00733A7C"/>
    <w:rsid w:val="00733CC1"/>
    <w:rsid w:val="00733CE8"/>
    <w:rsid w:val="007341D1"/>
    <w:rsid w:val="00734348"/>
    <w:rsid w:val="00734827"/>
    <w:rsid w:val="0073492F"/>
    <w:rsid w:val="00734B88"/>
    <w:rsid w:val="00734C7E"/>
    <w:rsid w:val="00734CC9"/>
    <w:rsid w:val="00734E6F"/>
    <w:rsid w:val="00734F5C"/>
    <w:rsid w:val="00734F7F"/>
    <w:rsid w:val="007353C8"/>
    <w:rsid w:val="00735409"/>
    <w:rsid w:val="00735503"/>
    <w:rsid w:val="007356C7"/>
    <w:rsid w:val="007357DF"/>
    <w:rsid w:val="00735865"/>
    <w:rsid w:val="007358A8"/>
    <w:rsid w:val="00735948"/>
    <w:rsid w:val="00735BEF"/>
    <w:rsid w:val="00735CFE"/>
    <w:rsid w:val="00735EE1"/>
    <w:rsid w:val="00735F63"/>
    <w:rsid w:val="00735FEB"/>
    <w:rsid w:val="00736446"/>
    <w:rsid w:val="00736448"/>
    <w:rsid w:val="007365E4"/>
    <w:rsid w:val="00736863"/>
    <w:rsid w:val="00736D94"/>
    <w:rsid w:val="00736D96"/>
    <w:rsid w:val="0073700E"/>
    <w:rsid w:val="0073701E"/>
    <w:rsid w:val="007370D3"/>
    <w:rsid w:val="00737116"/>
    <w:rsid w:val="0073729B"/>
    <w:rsid w:val="0073762B"/>
    <w:rsid w:val="00737A09"/>
    <w:rsid w:val="00737A2C"/>
    <w:rsid w:val="00737B04"/>
    <w:rsid w:val="00737C19"/>
    <w:rsid w:val="00737CC9"/>
    <w:rsid w:val="00740055"/>
    <w:rsid w:val="007400D6"/>
    <w:rsid w:val="0074019C"/>
    <w:rsid w:val="007401C2"/>
    <w:rsid w:val="00740281"/>
    <w:rsid w:val="00740438"/>
    <w:rsid w:val="00740447"/>
    <w:rsid w:val="0074056C"/>
    <w:rsid w:val="007407B4"/>
    <w:rsid w:val="0074082E"/>
    <w:rsid w:val="0074086E"/>
    <w:rsid w:val="0074088C"/>
    <w:rsid w:val="0074093D"/>
    <w:rsid w:val="00740968"/>
    <w:rsid w:val="00740A3F"/>
    <w:rsid w:val="00740A58"/>
    <w:rsid w:val="00740AD7"/>
    <w:rsid w:val="00740CF2"/>
    <w:rsid w:val="007410EB"/>
    <w:rsid w:val="0074115C"/>
    <w:rsid w:val="00741337"/>
    <w:rsid w:val="00741420"/>
    <w:rsid w:val="007414A9"/>
    <w:rsid w:val="007415B2"/>
    <w:rsid w:val="00741602"/>
    <w:rsid w:val="007416DD"/>
    <w:rsid w:val="007417D7"/>
    <w:rsid w:val="00741873"/>
    <w:rsid w:val="00741BF1"/>
    <w:rsid w:val="00741D87"/>
    <w:rsid w:val="00741EBF"/>
    <w:rsid w:val="0074216D"/>
    <w:rsid w:val="007422E5"/>
    <w:rsid w:val="0074238D"/>
    <w:rsid w:val="007425F7"/>
    <w:rsid w:val="0074263B"/>
    <w:rsid w:val="00742712"/>
    <w:rsid w:val="007429BA"/>
    <w:rsid w:val="007429E3"/>
    <w:rsid w:val="00742B86"/>
    <w:rsid w:val="00742C4A"/>
    <w:rsid w:val="00742EAC"/>
    <w:rsid w:val="00742EC3"/>
    <w:rsid w:val="00742F97"/>
    <w:rsid w:val="00743070"/>
    <w:rsid w:val="00743083"/>
    <w:rsid w:val="00743120"/>
    <w:rsid w:val="007431DE"/>
    <w:rsid w:val="00743297"/>
    <w:rsid w:val="007432AB"/>
    <w:rsid w:val="007433C1"/>
    <w:rsid w:val="0074348B"/>
    <w:rsid w:val="00743565"/>
    <w:rsid w:val="007435E2"/>
    <w:rsid w:val="00743881"/>
    <w:rsid w:val="00743948"/>
    <w:rsid w:val="0074394B"/>
    <w:rsid w:val="00743992"/>
    <w:rsid w:val="007439EB"/>
    <w:rsid w:val="00743A94"/>
    <w:rsid w:val="00743B61"/>
    <w:rsid w:val="00743CB7"/>
    <w:rsid w:val="00743D34"/>
    <w:rsid w:val="00743D35"/>
    <w:rsid w:val="00744001"/>
    <w:rsid w:val="00744145"/>
    <w:rsid w:val="007441C1"/>
    <w:rsid w:val="0074428F"/>
    <w:rsid w:val="00744532"/>
    <w:rsid w:val="007446FB"/>
    <w:rsid w:val="007447AD"/>
    <w:rsid w:val="007447C0"/>
    <w:rsid w:val="00744921"/>
    <w:rsid w:val="00744A9A"/>
    <w:rsid w:val="00744A9B"/>
    <w:rsid w:val="00744B27"/>
    <w:rsid w:val="00744C81"/>
    <w:rsid w:val="00744C9B"/>
    <w:rsid w:val="00744E0D"/>
    <w:rsid w:val="00744F2B"/>
    <w:rsid w:val="00744F67"/>
    <w:rsid w:val="007450EA"/>
    <w:rsid w:val="007452B6"/>
    <w:rsid w:val="00745444"/>
    <w:rsid w:val="007454CA"/>
    <w:rsid w:val="00745537"/>
    <w:rsid w:val="00745636"/>
    <w:rsid w:val="0074564F"/>
    <w:rsid w:val="00745776"/>
    <w:rsid w:val="00745913"/>
    <w:rsid w:val="00745A83"/>
    <w:rsid w:val="00745B3C"/>
    <w:rsid w:val="00745D0A"/>
    <w:rsid w:val="00745EEF"/>
    <w:rsid w:val="00745F13"/>
    <w:rsid w:val="00746024"/>
    <w:rsid w:val="00746025"/>
    <w:rsid w:val="007460ED"/>
    <w:rsid w:val="00746106"/>
    <w:rsid w:val="00746236"/>
    <w:rsid w:val="00746278"/>
    <w:rsid w:val="00746324"/>
    <w:rsid w:val="0074652D"/>
    <w:rsid w:val="007465E6"/>
    <w:rsid w:val="007465F5"/>
    <w:rsid w:val="007467D5"/>
    <w:rsid w:val="00746814"/>
    <w:rsid w:val="0074696A"/>
    <w:rsid w:val="007469F3"/>
    <w:rsid w:val="00746A90"/>
    <w:rsid w:val="00746C1D"/>
    <w:rsid w:val="00746D8D"/>
    <w:rsid w:val="00746E8C"/>
    <w:rsid w:val="00746FEC"/>
    <w:rsid w:val="0074703F"/>
    <w:rsid w:val="00747053"/>
    <w:rsid w:val="007473E0"/>
    <w:rsid w:val="00747584"/>
    <w:rsid w:val="007476A9"/>
    <w:rsid w:val="0074788F"/>
    <w:rsid w:val="00747B1A"/>
    <w:rsid w:val="00747B57"/>
    <w:rsid w:val="00747C8B"/>
    <w:rsid w:val="00747E32"/>
    <w:rsid w:val="00747F99"/>
    <w:rsid w:val="00750114"/>
    <w:rsid w:val="007502E8"/>
    <w:rsid w:val="0075034B"/>
    <w:rsid w:val="00750432"/>
    <w:rsid w:val="00750601"/>
    <w:rsid w:val="00750618"/>
    <w:rsid w:val="0075064D"/>
    <w:rsid w:val="007506D8"/>
    <w:rsid w:val="0075082E"/>
    <w:rsid w:val="007508EC"/>
    <w:rsid w:val="00750B3B"/>
    <w:rsid w:val="00750CCB"/>
    <w:rsid w:val="00750D49"/>
    <w:rsid w:val="00750D74"/>
    <w:rsid w:val="00750D95"/>
    <w:rsid w:val="00750E77"/>
    <w:rsid w:val="00750FFC"/>
    <w:rsid w:val="00751059"/>
    <w:rsid w:val="007511EE"/>
    <w:rsid w:val="0075139B"/>
    <w:rsid w:val="007515C1"/>
    <w:rsid w:val="0075175B"/>
    <w:rsid w:val="007518BB"/>
    <w:rsid w:val="007518BF"/>
    <w:rsid w:val="007518C8"/>
    <w:rsid w:val="0075191E"/>
    <w:rsid w:val="00751A72"/>
    <w:rsid w:val="00751BD5"/>
    <w:rsid w:val="00751C00"/>
    <w:rsid w:val="00751DDC"/>
    <w:rsid w:val="00751E44"/>
    <w:rsid w:val="00751F84"/>
    <w:rsid w:val="00752011"/>
    <w:rsid w:val="007520A4"/>
    <w:rsid w:val="007520BC"/>
    <w:rsid w:val="007522EE"/>
    <w:rsid w:val="0075248F"/>
    <w:rsid w:val="007524E3"/>
    <w:rsid w:val="00752584"/>
    <w:rsid w:val="007525A4"/>
    <w:rsid w:val="00752722"/>
    <w:rsid w:val="00752735"/>
    <w:rsid w:val="007527C7"/>
    <w:rsid w:val="00752A97"/>
    <w:rsid w:val="00752AE1"/>
    <w:rsid w:val="00752D1C"/>
    <w:rsid w:val="00753053"/>
    <w:rsid w:val="0075319F"/>
    <w:rsid w:val="00753235"/>
    <w:rsid w:val="007532B5"/>
    <w:rsid w:val="0075334F"/>
    <w:rsid w:val="0075371C"/>
    <w:rsid w:val="007539A2"/>
    <w:rsid w:val="007539B9"/>
    <w:rsid w:val="00753AB9"/>
    <w:rsid w:val="00753B4B"/>
    <w:rsid w:val="00753BD0"/>
    <w:rsid w:val="00753D07"/>
    <w:rsid w:val="00753D38"/>
    <w:rsid w:val="00753F12"/>
    <w:rsid w:val="0075416A"/>
    <w:rsid w:val="007541B6"/>
    <w:rsid w:val="007541E1"/>
    <w:rsid w:val="00754202"/>
    <w:rsid w:val="0075427E"/>
    <w:rsid w:val="0075445B"/>
    <w:rsid w:val="007545C9"/>
    <w:rsid w:val="007545E8"/>
    <w:rsid w:val="0075466C"/>
    <w:rsid w:val="007546F5"/>
    <w:rsid w:val="007547A6"/>
    <w:rsid w:val="00754854"/>
    <w:rsid w:val="007549C5"/>
    <w:rsid w:val="00754CC2"/>
    <w:rsid w:val="00754DB6"/>
    <w:rsid w:val="00755002"/>
    <w:rsid w:val="0075511F"/>
    <w:rsid w:val="007552CE"/>
    <w:rsid w:val="007552D7"/>
    <w:rsid w:val="0075546A"/>
    <w:rsid w:val="00755642"/>
    <w:rsid w:val="007559E2"/>
    <w:rsid w:val="00755AF8"/>
    <w:rsid w:val="00755DAE"/>
    <w:rsid w:val="0075619D"/>
    <w:rsid w:val="0075624F"/>
    <w:rsid w:val="0075639F"/>
    <w:rsid w:val="007563EE"/>
    <w:rsid w:val="00756520"/>
    <w:rsid w:val="0075659F"/>
    <w:rsid w:val="00756662"/>
    <w:rsid w:val="007567E3"/>
    <w:rsid w:val="00756819"/>
    <w:rsid w:val="0075688A"/>
    <w:rsid w:val="007569D7"/>
    <w:rsid w:val="00756A1C"/>
    <w:rsid w:val="00756AC2"/>
    <w:rsid w:val="00756AE7"/>
    <w:rsid w:val="00756B4F"/>
    <w:rsid w:val="00756D52"/>
    <w:rsid w:val="00756DF5"/>
    <w:rsid w:val="00756E3D"/>
    <w:rsid w:val="00756EBA"/>
    <w:rsid w:val="00756F02"/>
    <w:rsid w:val="00756FE2"/>
    <w:rsid w:val="00756FE3"/>
    <w:rsid w:val="00757068"/>
    <w:rsid w:val="007570A4"/>
    <w:rsid w:val="007571AC"/>
    <w:rsid w:val="007572CE"/>
    <w:rsid w:val="00757341"/>
    <w:rsid w:val="0075752A"/>
    <w:rsid w:val="00757585"/>
    <w:rsid w:val="007575A5"/>
    <w:rsid w:val="00757652"/>
    <w:rsid w:val="00757666"/>
    <w:rsid w:val="0075769A"/>
    <w:rsid w:val="00757731"/>
    <w:rsid w:val="00757736"/>
    <w:rsid w:val="0075781E"/>
    <w:rsid w:val="0075783F"/>
    <w:rsid w:val="007579B3"/>
    <w:rsid w:val="00757B2B"/>
    <w:rsid w:val="00757C41"/>
    <w:rsid w:val="00757C67"/>
    <w:rsid w:val="00757C81"/>
    <w:rsid w:val="00757D41"/>
    <w:rsid w:val="00757E03"/>
    <w:rsid w:val="00757F57"/>
    <w:rsid w:val="007600C1"/>
    <w:rsid w:val="007600EA"/>
    <w:rsid w:val="00760102"/>
    <w:rsid w:val="00760187"/>
    <w:rsid w:val="007602AA"/>
    <w:rsid w:val="0076035C"/>
    <w:rsid w:val="007604AC"/>
    <w:rsid w:val="0076051C"/>
    <w:rsid w:val="0076059E"/>
    <w:rsid w:val="0076070C"/>
    <w:rsid w:val="0076082A"/>
    <w:rsid w:val="00760955"/>
    <w:rsid w:val="00760B6C"/>
    <w:rsid w:val="00760FB3"/>
    <w:rsid w:val="007610A1"/>
    <w:rsid w:val="007610F7"/>
    <w:rsid w:val="00761169"/>
    <w:rsid w:val="0076117C"/>
    <w:rsid w:val="007611BE"/>
    <w:rsid w:val="00761261"/>
    <w:rsid w:val="00761362"/>
    <w:rsid w:val="007613DB"/>
    <w:rsid w:val="0076144A"/>
    <w:rsid w:val="00761648"/>
    <w:rsid w:val="007616C3"/>
    <w:rsid w:val="0076175F"/>
    <w:rsid w:val="007617A3"/>
    <w:rsid w:val="007619BB"/>
    <w:rsid w:val="00761B8C"/>
    <w:rsid w:val="00761C07"/>
    <w:rsid w:val="00761C58"/>
    <w:rsid w:val="00762020"/>
    <w:rsid w:val="00762093"/>
    <w:rsid w:val="007620D5"/>
    <w:rsid w:val="007620E7"/>
    <w:rsid w:val="0076218F"/>
    <w:rsid w:val="007621C7"/>
    <w:rsid w:val="007624A8"/>
    <w:rsid w:val="007625DB"/>
    <w:rsid w:val="007626A5"/>
    <w:rsid w:val="007626FE"/>
    <w:rsid w:val="00762765"/>
    <w:rsid w:val="0076276A"/>
    <w:rsid w:val="00762822"/>
    <w:rsid w:val="00762861"/>
    <w:rsid w:val="00762996"/>
    <w:rsid w:val="00762A16"/>
    <w:rsid w:val="00762B49"/>
    <w:rsid w:val="00762C46"/>
    <w:rsid w:val="00762C4F"/>
    <w:rsid w:val="00762DF7"/>
    <w:rsid w:val="00762F05"/>
    <w:rsid w:val="007630F2"/>
    <w:rsid w:val="00763161"/>
    <w:rsid w:val="00763538"/>
    <w:rsid w:val="007636A9"/>
    <w:rsid w:val="0076371A"/>
    <w:rsid w:val="007637D0"/>
    <w:rsid w:val="0076381F"/>
    <w:rsid w:val="0076390D"/>
    <w:rsid w:val="00763914"/>
    <w:rsid w:val="00763946"/>
    <w:rsid w:val="00763A2D"/>
    <w:rsid w:val="00763ACD"/>
    <w:rsid w:val="00763D9D"/>
    <w:rsid w:val="00763F7F"/>
    <w:rsid w:val="00763FB2"/>
    <w:rsid w:val="00763FD7"/>
    <w:rsid w:val="00764056"/>
    <w:rsid w:val="007640E2"/>
    <w:rsid w:val="007641B2"/>
    <w:rsid w:val="0076427A"/>
    <w:rsid w:val="0076448B"/>
    <w:rsid w:val="00764595"/>
    <w:rsid w:val="00764650"/>
    <w:rsid w:val="0076477F"/>
    <w:rsid w:val="0076482F"/>
    <w:rsid w:val="0076483F"/>
    <w:rsid w:val="00764B32"/>
    <w:rsid w:val="00764D23"/>
    <w:rsid w:val="00764D5B"/>
    <w:rsid w:val="00764D89"/>
    <w:rsid w:val="00764E35"/>
    <w:rsid w:val="00764F56"/>
    <w:rsid w:val="0076503A"/>
    <w:rsid w:val="00765463"/>
    <w:rsid w:val="007656DC"/>
    <w:rsid w:val="007656F7"/>
    <w:rsid w:val="0076577E"/>
    <w:rsid w:val="007658C3"/>
    <w:rsid w:val="0076593A"/>
    <w:rsid w:val="007659A2"/>
    <w:rsid w:val="00765A44"/>
    <w:rsid w:val="00765A8D"/>
    <w:rsid w:val="00765B6B"/>
    <w:rsid w:val="00765C79"/>
    <w:rsid w:val="00765D29"/>
    <w:rsid w:val="00765D9F"/>
    <w:rsid w:val="00765E05"/>
    <w:rsid w:val="00765F39"/>
    <w:rsid w:val="00765F43"/>
    <w:rsid w:val="0076612A"/>
    <w:rsid w:val="00766364"/>
    <w:rsid w:val="0076663C"/>
    <w:rsid w:val="00766668"/>
    <w:rsid w:val="0076675C"/>
    <w:rsid w:val="007668AA"/>
    <w:rsid w:val="00766953"/>
    <w:rsid w:val="007669B0"/>
    <w:rsid w:val="00766A28"/>
    <w:rsid w:val="00766D37"/>
    <w:rsid w:val="0076710B"/>
    <w:rsid w:val="0076730E"/>
    <w:rsid w:val="0076747A"/>
    <w:rsid w:val="00767539"/>
    <w:rsid w:val="00767610"/>
    <w:rsid w:val="0076768B"/>
    <w:rsid w:val="007677AE"/>
    <w:rsid w:val="007678F9"/>
    <w:rsid w:val="00767945"/>
    <w:rsid w:val="0076795A"/>
    <w:rsid w:val="00767A73"/>
    <w:rsid w:val="00767B39"/>
    <w:rsid w:val="00767B55"/>
    <w:rsid w:val="00767CCA"/>
    <w:rsid w:val="00767D2B"/>
    <w:rsid w:val="00767D81"/>
    <w:rsid w:val="00767E8C"/>
    <w:rsid w:val="0077010D"/>
    <w:rsid w:val="00770295"/>
    <w:rsid w:val="00770364"/>
    <w:rsid w:val="007703C5"/>
    <w:rsid w:val="007706FE"/>
    <w:rsid w:val="007707F4"/>
    <w:rsid w:val="007709E5"/>
    <w:rsid w:val="00770A4A"/>
    <w:rsid w:val="00771001"/>
    <w:rsid w:val="00771282"/>
    <w:rsid w:val="007712E4"/>
    <w:rsid w:val="00771377"/>
    <w:rsid w:val="00771527"/>
    <w:rsid w:val="00771587"/>
    <w:rsid w:val="007715AE"/>
    <w:rsid w:val="00771706"/>
    <w:rsid w:val="007718DA"/>
    <w:rsid w:val="007718EE"/>
    <w:rsid w:val="00771A61"/>
    <w:rsid w:val="00771AA1"/>
    <w:rsid w:val="00771D72"/>
    <w:rsid w:val="00771D7A"/>
    <w:rsid w:val="00771E98"/>
    <w:rsid w:val="00771E9E"/>
    <w:rsid w:val="00771EB6"/>
    <w:rsid w:val="007721BC"/>
    <w:rsid w:val="007721CB"/>
    <w:rsid w:val="007722A1"/>
    <w:rsid w:val="007723AA"/>
    <w:rsid w:val="007723AC"/>
    <w:rsid w:val="0077253A"/>
    <w:rsid w:val="007727C9"/>
    <w:rsid w:val="007728A5"/>
    <w:rsid w:val="00772A30"/>
    <w:rsid w:val="00772B28"/>
    <w:rsid w:val="00772B74"/>
    <w:rsid w:val="00772F99"/>
    <w:rsid w:val="0077300C"/>
    <w:rsid w:val="00773088"/>
    <w:rsid w:val="007730E1"/>
    <w:rsid w:val="00773292"/>
    <w:rsid w:val="00773298"/>
    <w:rsid w:val="007734FB"/>
    <w:rsid w:val="007735C4"/>
    <w:rsid w:val="007736CA"/>
    <w:rsid w:val="007736D1"/>
    <w:rsid w:val="00773886"/>
    <w:rsid w:val="0077388B"/>
    <w:rsid w:val="0077388C"/>
    <w:rsid w:val="00773B49"/>
    <w:rsid w:val="00773BB9"/>
    <w:rsid w:val="00773D11"/>
    <w:rsid w:val="00773DED"/>
    <w:rsid w:val="00773E36"/>
    <w:rsid w:val="00773E3F"/>
    <w:rsid w:val="00773F1B"/>
    <w:rsid w:val="0077412F"/>
    <w:rsid w:val="0077425B"/>
    <w:rsid w:val="007743FA"/>
    <w:rsid w:val="007745A2"/>
    <w:rsid w:val="007745B3"/>
    <w:rsid w:val="00774726"/>
    <w:rsid w:val="00774781"/>
    <w:rsid w:val="00774782"/>
    <w:rsid w:val="007748AA"/>
    <w:rsid w:val="00774991"/>
    <w:rsid w:val="00774BC9"/>
    <w:rsid w:val="00774C52"/>
    <w:rsid w:val="00774DDF"/>
    <w:rsid w:val="00774E97"/>
    <w:rsid w:val="00774F16"/>
    <w:rsid w:val="0077507C"/>
    <w:rsid w:val="00775328"/>
    <w:rsid w:val="0077547E"/>
    <w:rsid w:val="007754AA"/>
    <w:rsid w:val="0077557A"/>
    <w:rsid w:val="007756A6"/>
    <w:rsid w:val="0077586D"/>
    <w:rsid w:val="007758FB"/>
    <w:rsid w:val="00775976"/>
    <w:rsid w:val="007759A3"/>
    <w:rsid w:val="00775AB5"/>
    <w:rsid w:val="00775ABC"/>
    <w:rsid w:val="00775C87"/>
    <w:rsid w:val="00775D1D"/>
    <w:rsid w:val="00775D47"/>
    <w:rsid w:val="00776160"/>
    <w:rsid w:val="00776179"/>
    <w:rsid w:val="0077625C"/>
    <w:rsid w:val="007764F9"/>
    <w:rsid w:val="00776590"/>
    <w:rsid w:val="007769F5"/>
    <w:rsid w:val="00776B78"/>
    <w:rsid w:val="00776B79"/>
    <w:rsid w:val="00776C11"/>
    <w:rsid w:val="0077709B"/>
    <w:rsid w:val="0077713C"/>
    <w:rsid w:val="00777316"/>
    <w:rsid w:val="007773A1"/>
    <w:rsid w:val="0077756F"/>
    <w:rsid w:val="007775D8"/>
    <w:rsid w:val="00777652"/>
    <w:rsid w:val="00777713"/>
    <w:rsid w:val="00777773"/>
    <w:rsid w:val="00777B79"/>
    <w:rsid w:val="00777BDD"/>
    <w:rsid w:val="00777CC3"/>
    <w:rsid w:val="00777CEF"/>
    <w:rsid w:val="00777FB2"/>
    <w:rsid w:val="0078000C"/>
    <w:rsid w:val="007800B1"/>
    <w:rsid w:val="0078022C"/>
    <w:rsid w:val="007802BA"/>
    <w:rsid w:val="0078059C"/>
    <w:rsid w:val="007806D4"/>
    <w:rsid w:val="00780836"/>
    <w:rsid w:val="0078086C"/>
    <w:rsid w:val="007808A0"/>
    <w:rsid w:val="007808D7"/>
    <w:rsid w:val="00780A30"/>
    <w:rsid w:val="00780BFE"/>
    <w:rsid w:val="00780EE8"/>
    <w:rsid w:val="007811CE"/>
    <w:rsid w:val="007813F7"/>
    <w:rsid w:val="0078166E"/>
    <w:rsid w:val="00781774"/>
    <w:rsid w:val="007818D5"/>
    <w:rsid w:val="00781902"/>
    <w:rsid w:val="007819F5"/>
    <w:rsid w:val="00782334"/>
    <w:rsid w:val="0078240D"/>
    <w:rsid w:val="0078241B"/>
    <w:rsid w:val="007825E6"/>
    <w:rsid w:val="0078265B"/>
    <w:rsid w:val="0078266F"/>
    <w:rsid w:val="00782A9A"/>
    <w:rsid w:val="00782BC6"/>
    <w:rsid w:val="00782C6D"/>
    <w:rsid w:val="00782F5F"/>
    <w:rsid w:val="00782FA0"/>
    <w:rsid w:val="0078303F"/>
    <w:rsid w:val="00783119"/>
    <w:rsid w:val="007831E5"/>
    <w:rsid w:val="00783246"/>
    <w:rsid w:val="007834E4"/>
    <w:rsid w:val="0078363F"/>
    <w:rsid w:val="0078367F"/>
    <w:rsid w:val="007836F3"/>
    <w:rsid w:val="0078380D"/>
    <w:rsid w:val="007839B0"/>
    <w:rsid w:val="00783A66"/>
    <w:rsid w:val="00783AC4"/>
    <w:rsid w:val="00783B8C"/>
    <w:rsid w:val="00783DE7"/>
    <w:rsid w:val="00783F23"/>
    <w:rsid w:val="00783F69"/>
    <w:rsid w:val="007843AB"/>
    <w:rsid w:val="0078451E"/>
    <w:rsid w:val="00784549"/>
    <w:rsid w:val="0078454C"/>
    <w:rsid w:val="0078461F"/>
    <w:rsid w:val="0078472D"/>
    <w:rsid w:val="007848B7"/>
    <w:rsid w:val="0078494D"/>
    <w:rsid w:val="00784A11"/>
    <w:rsid w:val="00784B05"/>
    <w:rsid w:val="00784B68"/>
    <w:rsid w:val="00784D79"/>
    <w:rsid w:val="00784EB4"/>
    <w:rsid w:val="00784EF7"/>
    <w:rsid w:val="0078514F"/>
    <w:rsid w:val="0078526B"/>
    <w:rsid w:val="007852FA"/>
    <w:rsid w:val="007853E8"/>
    <w:rsid w:val="00785564"/>
    <w:rsid w:val="0078591C"/>
    <w:rsid w:val="00785B90"/>
    <w:rsid w:val="00785BED"/>
    <w:rsid w:val="00785CB3"/>
    <w:rsid w:val="00785D86"/>
    <w:rsid w:val="00785E88"/>
    <w:rsid w:val="00785F49"/>
    <w:rsid w:val="00785FD4"/>
    <w:rsid w:val="00786121"/>
    <w:rsid w:val="00786388"/>
    <w:rsid w:val="007863A2"/>
    <w:rsid w:val="007863AB"/>
    <w:rsid w:val="007863E0"/>
    <w:rsid w:val="007865CC"/>
    <w:rsid w:val="00786641"/>
    <w:rsid w:val="007866C2"/>
    <w:rsid w:val="00786902"/>
    <w:rsid w:val="0078697C"/>
    <w:rsid w:val="00786BBC"/>
    <w:rsid w:val="00786CC3"/>
    <w:rsid w:val="00786D21"/>
    <w:rsid w:val="00786F2E"/>
    <w:rsid w:val="0078701B"/>
    <w:rsid w:val="0078714F"/>
    <w:rsid w:val="007873D9"/>
    <w:rsid w:val="007879ED"/>
    <w:rsid w:val="00787ACF"/>
    <w:rsid w:val="00787B22"/>
    <w:rsid w:val="00787C89"/>
    <w:rsid w:val="007901D1"/>
    <w:rsid w:val="007902B4"/>
    <w:rsid w:val="0079030A"/>
    <w:rsid w:val="007903A9"/>
    <w:rsid w:val="007903C1"/>
    <w:rsid w:val="00790669"/>
    <w:rsid w:val="00790859"/>
    <w:rsid w:val="00790871"/>
    <w:rsid w:val="00790A2E"/>
    <w:rsid w:val="00790B51"/>
    <w:rsid w:val="00790BC0"/>
    <w:rsid w:val="00790D82"/>
    <w:rsid w:val="00790D8E"/>
    <w:rsid w:val="00790EAB"/>
    <w:rsid w:val="00790EB5"/>
    <w:rsid w:val="00790F31"/>
    <w:rsid w:val="007911AA"/>
    <w:rsid w:val="007911AE"/>
    <w:rsid w:val="0079125F"/>
    <w:rsid w:val="00791476"/>
    <w:rsid w:val="00791785"/>
    <w:rsid w:val="007918B4"/>
    <w:rsid w:val="007918CA"/>
    <w:rsid w:val="00791A25"/>
    <w:rsid w:val="00791BCC"/>
    <w:rsid w:val="00791C67"/>
    <w:rsid w:val="00791C74"/>
    <w:rsid w:val="00791D5B"/>
    <w:rsid w:val="00791D65"/>
    <w:rsid w:val="00791DE6"/>
    <w:rsid w:val="00791E42"/>
    <w:rsid w:val="00791F6B"/>
    <w:rsid w:val="00792108"/>
    <w:rsid w:val="0079247A"/>
    <w:rsid w:val="007926FE"/>
    <w:rsid w:val="00792938"/>
    <w:rsid w:val="00792975"/>
    <w:rsid w:val="00792A22"/>
    <w:rsid w:val="00792AC1"/>
    <w:rsid w:val="00792B25"/>
    <w:rsid w:val="00792CB8"/>
    <w:rsid w:val="00792D5D"/>
    <w:rsid w:val="00792E70"/>
    <w:rsid w:val="0079324A"/>
    <w:rsid w:val="007933AD"/>
    <w:rsid w:val="007933D2"/>
    <w:rsid w:val="0079358C"/>
    <w:rsid w:val="007935C5"/>
    <w:rsid w:val="00793718"/>
    <w:rsid w:val="007937D2"/>
    <w:rsid w:val="00793936"/>
    <w:rsid w:val="00793A73"/>
    <w:rsid w:val="00793E2C"/>
    <w:rsid w:val="00793EE0"/>
    <w:rsid w:val="00793F82"/>
    <w:rsid w:val="00793FAE"/>
    <w:rsid w:val="0079406F"/>
    <w:rsid w:val="00794078"/>
    <w:rsid w:val="007941CE"/>
    <w:rsid w:val="00794411"/>
    <w:rsid w:val="00794448"/>
    <w:rsid w:val="00794617"/>
    <w:rsid w:val="007946A9"/>
    <w:rsid w:val="007947AF"/>
    <w:rsid w:val="00794826"/>
    <w:rsid w:val="00794849"/>
    <w:rsid w:val="00794A0E"/>
    <w:rsid w:val="00794A68"/>
    <w:rsid w:val="00794A7B"/>
    <w:rsid w:val="00794AA7"/>
    <w:rsid w:val="00794B34"/>
    <w:rsid w:val="00794B59"/>
    <w:rsid w:val="00794C27"/>
    <w:rsid w:val="00794D76"/>
    <w:rsid w:val="00794FC6"/>
    <w:rsid w:val="00794FDD"/>
    <w:rsid w:val="007950A5"/>
    <w:rsid w:val="007952FD"/>
    <w:rsid w:val="00795434"/>
    <w:rsid w:val="0079545D"/>
    <w:rsid w:val="00795467"/>
    <w:rsid w:val="007954B0"/>
    <w:rsid w:val="007955AB"/>
    <w:rsid w:val="0079586B"/>
    <w:rsid w:val="00795927"/>
    <w:rsid w:val="00795AAA"/>
    <w:rsid w:val="00795BD2"/>
    <w:rsid w:val="00795D2A"/>
    <w:rsid w:val="00795D4C"/>
    <w:rsid w:val="00795F5D"/>
    <w:rsid w:val="007960D1"/>
    <w:rsid w:val="00796172"/>
    <w:rsid w:val="007961BC"/>
    <w:rsid w:val="007961C2"/>
    <w:rsid w:val="0079620F"/>
    <w:rsid w:val="007962B7"/>
    <w:rsid w:val="0079640C"/>
    <w:rsid w:val="0079683F"/>
    <w:rsid w:val="0079693B"/>
    <w:rsid w:val="00796CBF"/>
    <w:rsid w:val="00796D1D"/>
    <w:rsid w:val="00796D86"/>
    <w:rsid w:val="00796E52"/>
    <w:rsid w:val="00796E73"/>
    <w:rsid w:val="00796EB4"/>
    <w:rsid w:val="0079705B"/>
    <w:rsid w:val="00797146"/>
    <w:rsid w:val="0079738E"/>
    <w:rsid w:val="007973AB"/>
    <w:rsid w:val="007974D4"/>
    <w:rsid w:val="00797500"/>
    <w:rsid w:val="0079752A"/>
    <w:rsid w:val="0079755D"/>
    <w:rsid w:val="007977F4"/>
    <w:rsid w:val="00797851"/>
    <w:rsid w:val="0079791E"/>
    <w:rsid w:val="00797A82"/>
    <w:rsid w:val="00797BB8"/>
    <w:rsid w:val="00797EBA"/>
    <w:rsid w:val="00797FA4"/>
    <w:rsid w:val="007A00A4"/>
    <w:rsid w:val="007A09AA"/>
    <w:rsid w:val="007A0C79"/>
    <w:rsid w:val="007A0CF8"/>
    <w:rsid w:val="007A0D76"/>
    <w:rsid w:val="007A0E59"/>
    <w:rsid w:val="007A0EC4"/>
    <w:rsid w:val="007A0ECC"/>
    <w:rsid w:val="007A10EF"/>
    <w:rsid w:val="007A166F"/>
    <w:rsid w:val="007A1672"/>
    <w:rsid w:val="007A16F2"/>
    <w:rsid w:val="007A1898"/>
    <w:rsid w:val="007A1BAB"/>
    <w:rsid w:val="007A1C8C"/>
    <w:rsid w:val="007A1D11"/>
    <w:rsid w:val="007A1E48"/>
    <w:rsid w:val="007A1EBE"/>
    <w:rsid w:val="007A2154"/>
    <w:rsid w:val="007A2259"/>
    <w:rsid w:val="007A2371"/>
    <w:rsid w:val="007A2473"/>
    <w:rsid w:val="007A24DA"/>
    <w:rsid w:val="007A2900"/>
    <w:rsid w:val="007A2B31"/>
    <w:rsid w:val="007A2B73"/>
    <w:rsid w:val="007A2BDB"/>
    <w:rsid w:val="007A2C14"/>
    <w:rsid w:val="007A2CC3"/>
    <w:rsid w:val="007A2E90"/>
    <w:rsid w:val="007A3016"/>
    <w:rsid w:val="007A303A"/>
    <w:rsid w:val="007A30B0"/>
    <w:rsid w:val="007A30BC"/>
    <w:rsid w:val="007A32B1"/>
    <w:rsid w:val="007A335C"/>
    <w:rsid w:val="007A3360"/>
    <w:rsid w:val="007A33C6"/>
    <w:rsid w:val="007A3532"/>
    <w:rsid w:val="007A35AC"/>
    <w:rsid w:val="007A35C5"/>
    <w:rsid w:val="007A3678"/>
    <w:rsid w:val="007A382B"/>
    <w:rsid w:val="007A3989"/>
    <w:rsid w:val="007A39C6"/>
    <w:rsid w:val="007A3A77"/>
    <w:rsid w:val="007A3C44"/>
    <w:rsid w:val="007A3DC1"/>
    <w:rsid w:val="007A3E3D"/>
    <w:rsid w:val="007A40C9"/>
    <w:rsid w:val="007A4181"/>
    <w:rsid w:val="007A422A"/>
    <w:rsid w:val="007A4284"/>
    <w:rsid w:val="007A42D0"/>
    <w:rsid w:val="007A4392"/>
    <w:rsid w:val="007A43FE"/>
    <w:rsid w:val="007A442D"/>
    <w:rsid w:val="007A4517"/>
    <w:rsid w:val="007A4531"/>
    <w:rsid w:val="007A453F"/>
    <w:rsid w:val="007A464A"/>
    <w:rsid w:val="007A47F3"/>
    <w:rsid w:val="007A4800"/>
    <w:rsid w:val="007A48A3"/>
    <w:rsid w:val="007A4906"/>
    <w:rsid w:val="007A4B03"/>
    <w:rsid w:val="007A4B46"/>
    <w:rsid w:val="007A4C35"/>
    <w:rsid w:val="007A4C45"/>
    <w:rsid w:val="007A4D9A"/>
    <w:rsid w:val="007A4DA9"/>
    <w:rsid w:val="007A4F0A"/>
    <w:rsid w:val="007A4F1A"/>
    <w:rsid w:val="007A5011"/>
    <w:rsid w:val="007A5080"/>
    <w:rsid w:val="007A515E"/>
    <w:rsid w:val="007A51A0"/>
    <w:rsid w:val="007A51D9"/>
    <w:rsid w:val="007A54F6"/>
    <w:rsid w:val="007A56A3"/>
    <w:rsid w:val="007A5B5A"/>
    <w:rsid w:val="007A5F29"/>
    <w:rsid w:val="007A5F3D"/>
    <w:rsid w:val="007A5FBA"/>
    <w:rsid w:val="007A60CF"/>
    <w:rsid w:val="007A6268"/>
    <w:rsid w:val="007A649B"/>
    <w:rsid w:val="007A65C9"/>
    <w:rsid w:val="007A65F1"/>
    <w:rsid w:val="007A6613"/>
    <w:rsid w:val="007A6641"/>
    <w:rsid w:val="007A66BD"/>
    <w:rsid w:val="007A66E5"/>
    <w:rsid w:val="007A67ED"/>
    <w:rsid w:val="007A6867"/>
    <w:rsid w:val="007A6999"/>
    <w:rsid w:val="007A6B42"/>
    <w:rsid w:val="007A7224"/>
    <w:rsid w:val="007A728A"/>
    <w:rsid w:val="007A73F9"/>
    <w:rsid w:val="007A7420"/>
    <w:rsid w:val="007A74C5"/>
    <w:rsid w:val="007A775B"/>
    <w:rsid w:val="007A791C"/>
    <w:rsid w:val="007A799A"/>
    <w:rsid w:val="007A7C87"/>
    <w:rsid w:val="007A7C9D"/>
    <w:rsid w:val="007A7CA4"/>
    <w:rsid w:val="007A7E79"/>
    <w:rsid w:val="007A7F5A"/>
    <w:rsid w:val="007B004C"/>
    <w:rsid w:val="007B0314"/>
    <w:rsid w:val="007B04D8"/>
    <w:rsid w:val="007B04DF"/>
    <w:rsid w:val="007B070B"/>
    <w:rsid w:val="007B076C"/>
    <w:rsid w:val="007B0824"/>
    <w:rsid w:val="007B0887"/>
    <w:rsid w:val="007B09D9"/>
    <w:rsid w:val="007B0BB1"/>
    <w:rsid w:val="007B0C76"/>
    <w:rsid w:val="007B0E5A"/>
    <w:rsid w:val="007B0E7A"/>
    <w:rsid w:val="007B0EF3"/>
    <w:rsid w:val="007B0F28"/>
    <w:rsid w:val="007B1174"/>
    <w:rsid w:val="007B1290"/>
    <w:rsid w:val="007B13C7"/>
    <w:rsid w:val="007B13DC"/>
    <w:rsid w:val="007B144B"/>
    <w:rsid w:val="007B17D7"/>
    <w:rsid w:val="007B18F8"/>
    <w:rsid w:val="007B1A75"/>
    <w:rsid w:val="007B1A91"/>
    <w:rsid w:val="007B1BB4"/>
    <w:rsid w:val="007B1EC2"/>
    <w:rsid w:val="007B1FA5"/>
    <w:rsid w:val="007B214C"/>
    <w:rsid w:val="007B21FC"/>
    <w:rsid w:val="007B2213"/>
    <w:rsid w:val="007B226D"/>
    <w:rsid w:val="007B269F"/>
    <w:rsid w:val="007B27B4"/>
    <w:rsid w:val="007B27F0"/>
    <w:rsid w:val="007B285B"/>
    <w:rsid w:val="007B29A5"/>
    <w:rsid w:val="007B29B7"/>
    <w:rsid w:val="007B29D0"/>
    <w:rsid w:val="007B2A1D"/>
    <w:rsid w:val="007B2BB1"/>
    <w:rsid w:val="007B2C2F"/>
    <w:rsid w:val="007B2E93"/>
    <w:rsid w:val="007B2EE1"/>
    <w:rsid w:val="007B3053"/>
    <w:rsid w:val="007B31D2"/>
    <w:rsid w:val="007B32B0"/>
    <w:rsid w:val="007B348F"/>
    <w:rsid w:val="007B3503"/>
    <w:rsid w:val="007B35AE"/>
    <w:rsid w:val="007B36CE"/>
    <w:rsid w:val="007B376D"/>
    <w:rsid w:val="007B391B"/>
    <w:rsid w:val="007B39A4"/>
    <w:rsid w:val="007B3A2A"/>
    <w:rsid w:val="007B3AC3"/>
    <w:rsid w:val="007B3B0B"/>
    <w:rsid w:val="007B3B5A"/>
    <w:rsid w:val="007B3B91"/>
    <w:rsid w:val="007B3D6F"/>
    <w:rsid w:val="007B3EC7"/>
    <w:rsid w:val="007B3FD9"/>
    <w:rsid w:val="007B4123"/>
    <w:rsid w:val="007B4171"/>
    <w:rsid w:val="007B435C"/>
    <w:rsid w:val="007B43AC"/>
    <w:rsid w:val="007B43BB"/>
    <w:rsid w:val="007B440A"/>
    <w:rsid w:val="007B448A"/>
    <w:rsid w:val="007B458C"/>
    <w:rsid w:val="007B4625"/>
    <w:rsid w:val="007B4791"/>
    <w:rsid w:val="007B4931"/>
    <w:rsid w:val="007B49D4"/>
    <w:rsid w:val="007B4A26"/>
    <w:rsid w:val="007B4C45"/>
    <w:rsid w:val="007B4C89"/>
    <w:rsid w:val="007B4E6C"/>
    <w:rsid w:val="007B501F"/>
    <w:rsid w:val="007B50B0"/>
    <w:rsid w:val="007B50C0"/>
    <w:rsid w:val="007B51CF"/>
    <w:rsid w:val="007B534C"/>
    <w:rsid w:val="007B53C5"/>
    <w:rsid w:val="007B53F6"/>
    <w:rsid w:val="007B5981"/>
    <w:rsid w:val="007B5998"/>
    <w:rsid w:val="007B5CFE"/>
    <w:rsid w:val="007B5F0E"/>
    <w:rsid w:val="007B5F7D"/>
    <w:rsid w:val="007B6121"/>
    <w:rsid w:val="007B61AD"/>
    <w:rsid w:val="007B62C6"/>
    <w:rsid w:val="007B64A7"/>
    <w:rsid w:val="007B650E"/>
    <w:rsid w:val="007B65FB"/>
    <w:rsid w:val="007B67F4"/>
    <w:rsid w:val="007B680A"/>
    <w:rsid w:val="007B6917"/>
    <w:rsid w:val="007B698F"/>
    <w:rsid w:val="007B6A07"/>
    <w:rsid w:val="007B6A89"/>
    <w:rsid w:val="007B6BD4"/>
    <w:rsid w:val="007B6C2F"/>
    <w:rsid w:val="007B6C7A"/>
    <w:rsid w:val="007B6D30"/>
    <w:rsid w:val="007B6F7A"/>
    <w:rsid w:val="007B7442"/>
    <w:rsid w:val="007B75CB"/>
    <w:rsid w:val="007B7821"/>
    <w:rsid w:val="007B78E4"/>
    <w:rsid w:val="007B7A79"/>
    <w:rsid w:val="007B7BA0"/>
    <w:rsid w:val="007B7D78"/>
    <w:rsid w:val="007B7F35"/>
    <w:rsid w:val="007B7F7B"/>
    <w:rsid w:val="007B7FA5"/>
    <w:rsid w:val="007B7FC8"/>
    <w:rsid w:val="007B7FD6"/>
    <w:rsid w:val="007C017A"/>
    <w:rsid w:val="007C01C7"/>
    <w:rsid w:val="007C0247"/>
    <w:rsid w:val="007C03BA"/>
    <w:rsid w:val="007C040C"/>
    <w:rsid w:val="007C042A"/>
    <w:rsid w:val="007C084A"/>
    <w:rsid w:val="007C0AA4"/>
    <w:rsid w:val="007C0C54"/>
    <w:rsid w:val="007C0EA4"/>
    <w:rsid w:val="007C102A"/>
    <w:rsid w:val="007C103A"/>
    <w:rsid w:val="007C112F"/>
    <w:rsid w:val="007C1261"/>
    <w:rsid w:val="007C128F"/>
    <w:rsid w:val="007C12E4"/>
    <w:rsid w:val="007C1316"/>
    <w:rsid w:val="007C15A9"/>
    <w:rsid w:val="007C16D5"/>
    <w:rsid w:val="007C177D"/>
    <w:rsid w:val="007C17CC"/>
    <w:rsid w:val="007C17D8"/>
    <w:rsid w:val="007C19DD"/>
    <w:rsid w:val="007C1ABE"/>
    <w:rsid w:val="007C1AE0"/>
    <w:rsid w:val="007C1B46"/>
    <w:rsid w:val="007C1BDB"/>
    <w:rsid w:val="007C2078"/>
    <w:rsid w:val="007C2086"/>
    <w:rsid w:val="007C21A4"/>
    <w:rsid w:val="007C21B3"/>
    <w:rsid w:val="007C2356"/>
    <w:rsid w:val="007C2388"/>
    <w:rsid w:val="007C23C5"/>
    <w:rsid w:val="007C2500"/>
    <w:rsid w:val="007C2509"/>
    <w:rsid w:val="007C27DD"/>
    <w:rsid w:val="007C2825"/>
    <w:rsid w:val="007C292F"/>
    <w:rsid w:val="007C297A"/>
    <w:rsid w:val="007C2A15"/>
    <w:rsid w:val="007C2ABB"/>
    <w:rsid w:val="007C2B5C"/>
    <w:rsid w:val="007C2BF5"/>
    <w:rsid w:val="007C2D5A"/>
    <w:rsid w:val="007C2DF6"/>
    <w:rsid w:val="007C309D"/>
    <w:rsid w:val="007C34D3"/>
    <w:rsid w:val="007C352A"/>
    <w:rsid w:val="007C354F"/>
    <w:rsid w:val="007C3559"/>
    <w:rsid w:val="007C35E3"/>
    <w:rsid w:val="007C3654"/>
    <w:rsid w:val="007C372D"/>
    <w:rsid w:val="007C3A62"/>
    <w:rsid w:val="007C3B5A"/>
    <w:rsid w:val="007C3B76"/>
    <w:rsid w:val="007C3E8E"/>
    <w:rsid w:val="007C3F8D"/>
    <w:rsid w:val="007C414D"/>
    <w:rsid w:val="007C434C"/>
    <w:rsid w:val="007C43A8"/>
    <w:rsid w:val="007C442F"/>
    <w:rsid w:val="007C44DC"/>
    <w:rsid w:val="007C4686"/>
    <w:rsid w:val="007C46AC"/>
    <w:rsid w:val="007C49C2"/>
    <w:rsid w:val="007C49F5"/>
    <w:rsid w:val="007C4A97"/>
    <w:rsid w:val="007C4B4C"/>
    <w:rsid w:val="007C4C0F"/>
    <w:rsid w:val="007C4CBC"/>
    <w:rsid w:val="007C4CF4"/>
    <w:rsid w:val="007C4F88"/>
    <w:rsid w:val="007C5101"/>
    <w:rsid w:val="007C53DB"/>
    <w:rsid w:val="007C543F"/>
    <w:rsid w:val="007C58B0"/>
    <w:rsid w:val="007C591E"/>
    <w:rsid w:val="007C59A9"/>
    <w:rsid w:val="007C5AA1"/>
    <w:rsid w:val="007C5C2D"/>
    <w:rsid w:val="007C5E97"/>
    <w:rsid w:val="007C5EC3"/>
    <w:rsid w:val="007C5F02"/>
    <w:rsid w:val="007C5F9C"/>
    <w:rsid w:val="007C60DC"/>
    <w:rsid w:val="007C64E1"/>
    <w:rsid w:val="007C68B2"/>
    <w:rsid w:val="007C6920"/>
    <w:rsid w:val="007C6A55"/>
    <w:rsid w:val="007C6B93"/>
    <w:rsid w:val="007C7172"/>
    <w:rsid w:val="007C73C1"/>
    <w:rsid w:val="007C73F9"/>
    <w:rsid w:val="007C7419"/>
    <w:rsid w:val="007C75EA"/>
    <w:rsid w:val="007C7797"/>
    <w:rsid w:val="007C77C7"/>
    <w:rsid w:val="007C7A5F"/>
    <w:rsid w:val="007C7C18"/>
    <w:rsid w:val="007C7C54"/>
    <w:rsid w:val="007C7C99"/>
    <w:rsid w:val="007C7F78"/>
    <w:rsid w:val="007C7FA5"/>
    <w:rsid w:val="007D0003"/>
    <w:rsid w:val="007D0012"/>
    <w:rsid w:val="007D0015"/>
    <w:rsid w:val="007D010C"/>
    <w:rsid w:val="007D0161"/>
    <w:rsid w:val="007D0293"/>
    <w:rsid w:val="007D047B"/>
    <w:rsid w:val="007D048C"/>
    <w:rsid w:val="007D051C"/>
    <w:rsid w:val="007D054A"/>
    <w:rsid w:val="007D0554"/>
    <w:rsid w:val="007D073C"/>
    <w:rsid w:val="007D082C"/>
    <w:rsid w:val="007D09BD"/>
    <w:rsid w:val="007D0A35"/>
    <w:rsid w:val="007D0A3F"/>
    <w:rsid w:val="007D0A5B"/>
    <w:rsid w:val="007D0A91"/>
    <w:rsid w:val="007D0B95"/>
    <w:rsid w:val="007D0B9E"/>
    <w:rsid w:val="007D0C55"/>
    <w:rsid w:val="007D0CCC"/>
    <w:rsid w:val="007D0CEB"/>
    <w:rsid w:val="007D0DBC"/>
    <w:rsid w:val="007D10D5"/>
    <w:rsid w:val="007D1125"/>
    <w:rsid w:val="007D11F5"/>
    <w:rsid w:val="007D1225"/>
    <w:rsid w:val="007D1337"/>
    <w:rsid w:val="007D1342"/>
    <w:rsid w:val="007D13A9"/>
    <w:rsid w:val="007D143C"/>
    <w:rsid w:val="007D14DB"/>
    <w:rsid w:val="007D1572"/>
    <w:rsid w:val="007D1586"/>
    <w:rsid w:val="007D15EE"/>
    <w:rsid w:val="007D1683"/>
    <w:rsid w:val="007D1685"/>
    <w:rsid w:val="007D16D7"/>
    <w:rsid w:val="007D1A0B"/>
    <w:rsid w:val="007D1A26"/>
    <w:rsid w:val="007D1AB4"/>
    <w:rsid w:val="007D1EA4"/>
    <w:rsid w:val="007D2002"/>
    <w:rsid w:val="007D21C3"/>
    <w:rsid w:val="007D2321"/>
    <w:rsid w:val="007D2499"/>
    <w:rsid w:val="007D25DE"/>
    <w:rsid w:val="007D260E"/>
    <w:rsid w:val="007D2D2C"/>
    <w:rsid w:val="007D2DA4"/>
    <w:rsid w:val="007D2E58"/>
    <w:rsid w:val="007D2F0C"/>
    <w:rsid w:val="007D300E"/>
    <w:rsid w:val="007D314A"/>
    <w:rsid w:val="007D33CB"/>
    <w:rsid w:val="007D35D3"/>
    <w:rsid w:val="007D360A"/>
    <w:rsid w:val="007D37D6"/>
    <w:rsid w:val="007D388D"/>
    <w:rsid w:val="007D3D5D"/>
    <w:rsid w:val="007D4024"/>
    <w:rsid w:val="007D4239"/>
    <w:rsid w:val="007D42CC"/>
    <w:rsid w:val="007D43DD"/>
    <w:rsid w:val="007D45AA"/>
    <w:rsid w:val="007D48BC"/>
    <w:rsid w:val="007D4A16"/>
    <w:rsid w:val="007D4CFF"/>
    <w:rsid w:val="007D4F74"/>
    <w:rsid w:val="007D5119"/>
    <w:rsid w:val="007D5227"/>
    <w:rsid w:val="007D52BD"/>
    <w:rsid w:val="007D52C3"/>
    <w:rsid w:val="007D52C7"/>
    <w:rsid w:val="007D5301"/>
    <w:rsid w:val="007D5426"/>
    <w:rsid w:val="007D552D"/>
    <w:rsid w:val="007D5626"/>
    <w:rsid w:val="007D575A"/>
    <w:rsid w:val="007D5928"/>
    <w:rsid w:val="007D5BD1"/>
    <w:rsid w:val="007D5C09"/>
    <w:rsid w:val="007D5E6B"/>
    <w:rsid w:val="007D5EA5"/>
    <w:rsid w:val="007D5EEA"/>
    <w:rsid w:val="007D5EFF"/>
    <w:rsid w:val="007D5F4D"/>
    <w:rsid w:val="007D5FC4"/>
    <w:rsid w:val="007D5FCD"/>
    <w:rsid w:val="007D6126"/>
    <w:rsid w:val="007D623B"/>
    <w:rsid w:val="007D63B5"/>
    <w:rsid w:val="007D64A9"/>
    <w:rsid w:val="007D652C"/>
    <w:rsid w:val="007D652E"/>
    <w:rsid w:val="007D6567"/>
    <w:rsid w:val="007D6615"/>
    <w:rsid w:val="007D6653"/>
    <w:rsid w:val="007D6944"/>
    <w:rsid w:val="007D6B4F"/>
    <w:rsid w:val="007D6B54"/>
    <w:rsid w:val="007D6B56"/>
    <w:rsid w:val="007D6C1F"/>
    <w:rsid w:val="007D6E50"/>
    <w:rsid w:val="007D6E5E"/>
    <w:rsid w:val="007D70CB"/>
    <w:rsid w:val="007D7345"/>
    <w:rsid w:val="007D7664"/>
    <w:rsid w:val="007D77FA"/>
    <w:rsid w:val="007D786E"/>
    <w:rsid w:val="007D7D28"/>
    <w:rsid w:val="007D7EAD"/>
    <w:rsid w:val="007D7ED6"/>
    <w:rsid w:val="007D7EF0"/>
    <w:rsid w:val="007D7FA4"/>
    <w:rsid w:val="007E01D5"/>
    <w:rsid w:val="007E0213"/>
    <w:rsid w:val="007E0306"/>
    <w:rsid w:val="007E040D"/>
    <w:rsid w:val="007E04A2"/>
    <w:rsid w:val="007E0566"/>
    <w:rsid w:val="007E06B5"/>
    <w:rsid w:val="007E075D"/>
    <w:rsid w:val="007E07D8"/>
    <w:rsid w:val="007E083A"/>
    <w:rsid w:val="007E086F"/>
    <w:rsid w:val="007E08AD"/>
    <w:rsid w:val="007E08FE"/>
    <w:rsid w:val="007E09B8"/>
    <w:rsid w:val="007E0AA8"/>
    <w:rsid w:val="007E0B9B"/>
    <w:rsid w:val="007E0DE0"/>
    <w:rsid w:val="007E0F38"/>
    <w:rsid w:val="007E10B3"/>
    <w:rsid w:val="007E11FA"/>
    <w:rsid w:val="007E12DF"/>
    <w:rsid w:val="007E1356"/>
    <w:rsid w:val="007E14D6"/>
    <w:rsid w:val="007E15A1"/>
    <w:rsid w:val="007E1722"/>
    <w:rsid w:val="007E1794"/>
    <w:rsid w:val="007E18A2"/>
    <w:rsid w:val="007E18BB"/>
    <w:rsid w:val="007E1D2D"/>
    <w:rsid w:val="007E1DCD"/>
    <w:rsid w:val="007E207C"/>
    <w:rsid w:val="007E21CA"/>
    <w:rsid w:val="007E21F7"/>
    <w:rsid w:val="007E223F"/>
    <w:rsid w:val="007E225A"/>
    <w:rsid w:val="007E23A6"/>
    <w:rsid w:val="007E244A"/>
    <w:rsid w:val="007E2B09"/>
    <w:rsid w:val="007E2B48"/>
    <w:rsid w:val="007E2B6D"/>
    <w:rsid w:val="007E2F2F"/>
    <w:rsid w:val="007E32B0"/>
    <w:rsid w:val="007E335D"/>
    <w:rsid w:val="007E344C"/>
    <w:rsid w:val="007E3522"/>
    <w:rsid w:val="007E35C2"/>
    <w:rsid w:val="007E3663"/>
    <w:rsid w:val="007E36A1"/>
    <w:rsid w:val="007E374B"/>
    <w:rsid w:val="007E3837"/>
    <w:rsid w:val="007E38D8"/>
    <w:rsid w:val="007E3A75"/>
    <w:rsid w:val="007E3AE3"/>
    <w:rsid w:val="007E3B84"/>
    <w:rsid w:val="007E3BB2"/>
    <w:rsid w:val="007E3C2C"/>
    <w:rsid w:val="007E3C31"/>
    <w:rsid w:val="007E3C4C"/>
    <w:rsid w:val="007E3CF9"/>
    <w:rsid w:val="007E3D18"/>
    <w:rsid w:val="007E3DFF"/>
    <w:rsid w:val="007E3E63"/>
    <w:rsid w:val="007E3F7E"/>
    <w:rsid w:val="007E4224"/>
    <w:rsid w:val="007E4266"/>
    <w:rsid w:val="007E43BF"/>
    <w:rsid w:val="007E45CD"/>
    <w:rsid w:val="007E4638"/>
    <w:rsid w:val="007E470A"/>
    <w:rsid w:val="007E496B"/>
    <w:rsid w:val="007E49F3"/>
    <w:rsid w:val="007E4B1F"/>
    <w:rsid w:val="007E4CC6"/>
    <w:rsid w:val="007E55F6"/>
    <w:rsid w:val="007E5A84"/>
    <w:rsid w:val="007E5C77"/>
    <w:rsid w:val="007E5DF0"/>
    <w:rsid w:val="007E5E39"/>
    <w:rsid w:val="007E5E6C"/>
    <w:rsid w:val="007E5EAE"/>
    <w:rsid w:val="007E5FAE"/>
    <w:rsid w:val="007E5FE6"/>
    <w:rsid w:val="007E5FEA"/>
    <w:rsid w:val="007E6054"/>
    <w:rsid w:val="007E62F7"/>
    <w:rsid w:val="007E63CA"/>
    <w:rsid w:val="007E63E4"/>
    <w:rsid w:val="007E648E"/>
    <w:rsid w:val="007E6565"/>
    <w:rsid w:val="007E6648"/>
    <w:rsid w:val="007E67DD"/>
    <w:rsid w:val="007E6859"/>
    <w:rsid w:val="007E6973"/>
    <w:rsid w:val="007E69C8"/>
    <w:rsid w:val="007E69DD"/>
    <w:rsid w:val="007E6A7B"/>
    <w:rsid w:val="007E6AE4"/>
    <w:rsid w:val="007E6B06"/>
    <w:rsid w:val="007E6D36"/>
    <w:rsid w:val="007E6D8E"/>
    <w:rsid w:val="007E713F"/>
    <w:rsid w:val="007E72CD"/>
    <w:rsid w:val="007E74A9"/>
    <w:rsid w:val="007E75BD"/>
    <w:rsid w:val="007E7622"/>
    <w:rsid w:val="007E763E"/>
    <w:rsid w:val="007E771C"/>
    <w:rsid w:val="007E7848"/>
    <w:rsid w:val="007E7A6B"/>
    <w:rsid w:val="007E7A6E"/>
    <w:rsid w:val="007E7BF2"/>
    <w:rsid w:val="007E7CEC"/>
    <w:rsid w:val="007E7E30"/>
    <w:rsid w:val="007E7F9E"/>
    <w:rsid w:val="007F002C"/>
    <w:rsid w:val="007F019B"/>
    <w:rsid w:val="007F025E"/>
    <w:rsid w:val="007F02BE"/>
    <w:rsid w:val="007F02EF"/>
    <w:rsid w:val="007F03EB"/>
    <w:rsid w:val="007F0658"/>
    <w:rsid w:val="007F0805"/>
    <w:rsid w:val="007F0A17"/>
    <w:rsid w:val="007F0BC1"/>
    <w:rsid w:val="007F0C20"/>
    <w:rsid w:val="007F0D21"/>
    <w:rsid w:val="007F0D4F"/>
    <w:rsid w:val="007F10D2"/>
    <w:rsid w:val="007F11B9"/>
    <w:rsid w:val="007F1468"/>
    <w:rsid w:val="007F147D"/>
    <w:rsid w:val="007F14D7"/>
    <w:rsid w:val="007F1555"/>
    <w:rsid w:val="007F1571"/>
    <w:rsid w:val="007F16B2"/>
    <w:rsid w:val="007F1744"/>
    <w:rsid w:val="007F1937"/>
    <w:rsid w:val="007F1945"/>
    <w:rsid w:val="007F1BBE"/>
    <w:rsid w:val="007F1D68"/>
    <w:rsid w:val="007F2052"/>
    <w:rsid w:val="007F2130"/>
    <w:rsid w:val="007F21A0"/>
    <w:rsid w:val="007F23B1"/>
    <w:rsid w:val="007F23D2"/>
    <w:rsid w:val="007F243F"/>
    <w:rsid w:val="007F247F"/>
    <w:rsid w:val="007F2823"/>
    <w:rsid w:val="007F2874"/>
    <w:rsid w:val="007F28A9"/>
    <w:rsid w:val="007F28FA"/>
    <w:rsid w:val="007F2BA2"/>
    <w:rsid w:val="007F2C16"/>
    <w:rsid w:val="007F2DA8"/>
    <w:rsid w:val="007F30E1"/>
    <w:rsid w:val="007F331C"/>
    <w:rsid w:val="007F338E"/>
    <w:rsid w:val="007F340E"/>
    <w:rsid w:val="007F3474"/>
    <w:rsid w:val="007F3786"/>
    <w:rsid w:val="007F3AE4"/>
    <w:rsid w:val="007F3C5B"/>
    <w:rsid w:val="007F3CFE"/>
    <w:rsid w:val="007F3D2F"/>
    <w:rsid w:val="007F3E42"/>
    <w:rsid w:val="007F3EB2"/>
    <w:rsid w:val="007F40EB"/>
    <w:rsid w:val="007F416C"/>
    <w:rsid w:val="007F4427"/>
    <w:rsid w:val="007F4432"/>
    <w:rsid w:val="007F461B"/>
    <w:rsid w:val="007F4940"/>
    <w:rsid w:val="007F49B1"/>
    <w:rsid w:val="007F4AB5"/>
    <w:rsid w:val="007F4C37"/>
    <w:rsid w:val="007F4C58"/>
    <w:rsid w:val="007F4D42"/>
    <w:rsid w:val="007F4D62"/>
    <w:rsid w:val="007F4E4B"/>
    <w:rsid w:val="007F4EE0"/>
    <w:rsid w:val="007F505D"/>
    <w:rsid w:val="007F5193"/>
    <w:rsid w:val="007F5231"/>
    <w:rsid w:val="007F5234"/>
    <w:rsid w:val="007F5289"/>
    <w:rsid w:val="007F5460"/>
    <w:rsid w:val="007F555C"/>
    <w:rsid w:val="007F55E6"/>
    <w:rsid w:val="007F55F3"/>
    <w:rsid w:val="007F5794"/>
    <w:rsid w:val="007F57BB"/>
    <w:rsid w:val="007F5895"/>
    <w:rsid w:val="007F5913"/>
    <w:rsid w:val="007F5983"/>
    <w:rsid w:val="007F5AED"/>
    <w:rsid w:val="007F5DBD"/>
    <w:rsid w:val="007F5E4B"/>
    <w:rsid w:val="007F5F57"/>
    <w:rsid w:val="007F606C"/>
    <w:rsid w:val="007F6181"/>
    <w:rsid w:val="007F64A3"/>
    <w:rsid w:val="007F6601"/>
    <w:rsid w:val="007F664E"/>
    <w:rsid w:val="007F6659"/>
    <w:rsid w:val="007F670F"/>
    <w:rsid w:val="007F6756"/>
    <w:rsid w:val="007F688A"/>
    <w:rsid w:val="007F6A40"/>
    <w:rsid w:val="007F6D13"/>
    <w:rsid w:val="007F6D55"/>
    <w:rsid w:val="007F6D9E"/>
    <w:rsid w:val="007F6DFA"/>
    <w:rsid w:val="007F6ECC"/>
    <w:rsid w:val="007F7016"/>
    <w:rsid w:val="007F70D3"/>
    <w:rsid w:val="007F71DB"/>
    <w:rsid w:val="007F73E3"/>
    <w:rsid w:val="007F75AA"/>
    <w:rsid w:val="007F768D"/>
    <w:rsid w:val="007F76F1"/>
    <w:rsid w:val="007F78ED"/>
    <w:rsid w:val="007F7B45"/>
    <w:rsid w:val="007F7BAE"/>
    <w:rsid w:val="007F7C23"/>
    <w:rsid w:val="007F7C8C"/>
    <w:rsid w:val="007F7CEA"/>
    <w:rsid w:val="007F7DEF"/>
    <w:rsid w:val="007F7E9E"/>
    <w:rsid w:val="007F7F19"/>
    <w:rsid w:val="007F7F8D"/>
    <w:rsid w:val="007F7FDF"/>
    <w:rsid w:val="008001C7"/>
    <w:rsid w:val="008001D2"/>
    <w:rsid w:val="00800221"/>
    <w:rsid w:val="00800282"/>
    <w:rsid w:val="008002B9"/>
    <w:rsid w:val="00800472"/>
    <w:rsid w:val="008005C3"/>
    <w:rsid w:val="00800A01"/>
    <w:rsid w:val="00800B93"/>
    <w:rsid w:val="00800CAC"/>
    <w:rsid w:val="00800DB5"/>
    <w:rsid w:val="00800E56"/>
    <w:rsid w:val="00800E7E"/>
    <w:rsid w:val="00800EE6"/>
    <w:rsid w:val="008011B7"/>
    <w:rsid w:val="00801246"/>
    <w:rsid w:val="00801286"/>
    <w:rsid w:val="00801403"/>
    <w:rsid w:val="00801614"/>
    <w:rsid w:val="0080173D"/>
    <w:rsid w:val="0080175A"/>
    <w:rsid w:val="008017B1"/>
    <w:rsid w:val="00801893"/>
    <w:rsid w:val="0080196B"/>
    <w:rsid w:val="00801DBA"/>
    <w:rsid w:val="00801E7C"/>
    <w:rsid w:val="00801F7B"/>
    <w:rsid w:val="00801FC4"/>
    <w:rsid w:val="008022A6"/>
    <w:rsid w:val="00802329"/>
    <w:rsid w:val="00802384"/>
    <w:rsid w:val="008027F1"/>
    <w:rsid w:val="00802829"/>
    <w:rsid w:val="0080283E"/>
    <w:rsid w:val="0080284B"/>
    <w:rsid w:val="0080285F"/>
    <w:rsid w:val="00802905"/>
    <w:rsid w:val="008029B6"/>
    <w:rsid w:val="00802A9C"/>
    <w:rsid w:val="00802BC8"/>
    <w:rsid w:val="00802FCC"/>
    <w:rsid w:val="00803028"/>
    <w:rsid w:val="008031CA"/>
    <w:rsid w:val="0080323E"/>
    <w:rsid w:val="0080353A"/>
    <w:rsid w:val="00803685"/>
    <w:rsid w:val="008036C0"/>
    <w:rsid w:val="00803714"/>
    <w:rsid w:val="00803772"/>
    <w:rsid w:val="008037AB"/>
    <w:rsid w:val="00803A67"/>
    <w:rsid w:val="00803DA3"/>
    <w:rsid w:val="00803E94"/>
    <w:rsid w:val="00803F16"/>
    <w:rsid w:val="00804098"/>
    <w:rsid w:val="008044AA"/>
    <w:rsid w:val="00804684"/>
    <w:rsid w:val="0080479F"/>
    <w:rsid w:val="008047A1"/>
    <w:rsid w:val="00804828"/>
    <w:rsid w:val="00804936"/>
    <w:rsid w:val="008049E6"/>
    <w:rsid w:val="008049F0"/>
    <w:rsid w:val="00804A2B"/>
    <w:rsid w:val="00804CA4"/>
    <w:rsid w:val="00804D1B"/>
    <w:rsid w:val="00804F15"/>
    <w:rsid w:val="0080506F"/>
    <w:rsid w:val="0080512F"/>
    <w:rsid w:val="00805508"/>
    <w:rsid w:val="008058D9"/>
    <w:rsid w:val="0080594E"/>
    <w:rsid w:val="008059A7"/>
    <w:rsid w:val="00805A0A"/>
    <w:rsid w:val="00805E26"/>
    <w:rsid w:val="00805E6B"/>
    <w:rsid w:val="00805EDF"/>
    <w:rsid w:val="00805F17"/>
    <w:rsid w:val="00806033"/>
    <w:rsid w:val="00806119"/>
    <w:rsid w:val="00806127"/>
    <w:rsid w:val="00806132"/>
    <w:rsid w:val="00806225"/>
    <w:rsid w:val="008062A5"/>
    <w:rsid w:val="00806365"/>
    <w:rsid w:val="008063FB"/>
    <w:rsid w:val="0080663B"/>
    <w:rsid w:val="008066C7"/>
    <w:rsid w:val="0080688E"/>
    <w:rsid w:val="00806985"/>
    <w:rsid w:val="00806A0C"/>
    <w:rsid w:val="00806A66"/>
    <w:rsid w:val="00806A71"/>
    <w:rsid w:val="00806A8B"/>
    <w:rsid w:val="00806D6E"/>
    <w:rsid w:val="00806FA5"/>
    <w:rsid w:val="00807105"/>
    <w:rsid w:val="00807136"/>
    <w:rsid w:val="00807188"/>
    <w:rsid w:val="00807532"/>
    <w:rsid w:val="00807843"/>
    <w:rsid w:val="008078C0"/>
    <w:rsid w:val="00807C91"/>
    <w:rsid w:val="00807DCF"/>
    <w:rsid w:val="00807EA1"/>
    <w:rsid w:val="008102B4"/>
    <w:rsid w:val="008102B6"/>
    <w:rsid w:val="0081047D"/>
    <w:rsid w:val="008104EE"/>
    <w:rsid w:val="00810594"/>
    <w:rsid w:val="008106CA"/>
    <w:rsid w:val="008106EF"/>
    <w:rsid w:val="00810771"/>
    <w:rsid w:val="008107E5"/>
    <w:rsid w:val="008108C5"/>
    <w:rsid w:val="00810974"/>
    <w:rsid w:val="00810A56"/>
    <w:rsid w:val="00810B36"/>
    <w:rsid w:val="00810BED"/>
    <w:rsid w:val="00810C47"/>
    <w:rsid w:val="00811059"/>
    <w:rsid w:val="00811274"/>
    <w:rsid w:val="0081145F"/>
    <w:rsid w:val="008115E6"/>
    <w:rsid w:val="008118EB"/>
    <w:rsid w:val="008119E4"/>
    <w:rsid w:val="00811AC0"/>
    <w:rsid w:val="00811C31"/>
    <w:rsid w:val="00811CB2"/>
    <w:rsid w:val="00811DE8"/>
    <w:rsid w:val="00811DF2"/>
    <w:rsid w:val="00812026"/>
    <w:rsid w:val="008120F7"/>
    <w:rsid w:val="008120FC"/>
    <w:rsid w:val="0081212C"/>
    <w:rsid w:val="00812166"/>
    <w:rsid w:val="0081238A"/>
    <w:rsid w:val="0081241C"/>
    <w:rsid w:val="0081247C"/>
    <w:rsid w:val="00812650"/>
    <w:rsid w:val="00812830"/>
    <w:rsid w:val="0081293F"/>
    <w:rsid w:val="00812A15"/>
    <w:rsid w:val="00812B3D"/>
    <w:rsid w:val="00812BD8"/>
    <w:rsid w:val="00812BFF"/>
    <w:rsid w:val="00812DBC"/>
    <w:rsid w:val="00812EF8"/>
    <w:rsid w:val="00812FF8"/>
    <w:rsid w:val="00813442"/>
    <w:rsid w:val="008134FE"/>
    <w:rsid w:val="0081376A"/>
    <w:rsid w:val="00813819"/>
    <w:rsid w:val="00813A75"/>
    <w:rsid w:val="00813CEB"/>
    <w:rsid w:val="00813D53"/>
    <w:rsid w:val="00813DBA"/>
    <w:rsid w:val="00813FD3"/>
    <w:rsid w:val="008141D8"/>
    <w:rsid w:val="00814591"/>
    <w:rsid w:val="008145AD"/>
    <w:rsid w:val="008145F0"/>
    <w:rsid w:val="0081464D"/>
    <w:rsid w:val="0081470C"/>
    <w:rsid w:val="008147F4"/>
    <w:rsid w:val="00814935"/>
    <w:rsid w:val="008149C5"/>
    <w:rsid w:val="00814A44"/>
    <w:rsid w:val="00814C03"/>
    <w:rsid w:val="00814F88"/>
    <w:rsid w:val="00815022"/>
    <w:rsid w:val="00815045"/>
    <w:rsid w:val="008153D5"/>
    <w:rsid w:val="0081576A"/>
    <w:rsid w:val="00815892"/>
    <w:rsid w:val="008158E1"/>
    <w:rsid w:val="00815989"/>
    <w:rsid w:val="00815AD5"/>
    <w:rsid w:val="00815CC2"/>
    <w:rsid w:val="00815CD1"/>
    <w:rsid w:val="00815D18"/>
    <w:rsid w:val="00815F62"/>
    <w:rsid w:val="00816041"/>
    <w:rsid w:val="00816055"/>
    <w:rsid w:val="00816253"/>
    <w:rsid w:val="00816370"/>
    <w:rsid w:val="008164F1"/>
    <w:rsid w:val="00816527"/>
    <w:rsid w:val="008166E0"/>
    <w:rsid w:val="00816799"/>
    <w:rsid w:val="00816836"/>
    <w:rsid w:val="00816A60"/>
    <w:rsid w:val="00816B26"/>
    <w:rsid w:val="00816C55"/>
    <w:rsid w:val="00816D2C"/>
    <w:rsid w:val="00816E9A"/>
    <w:rsid w:val="00817028"/>
    <w:rsid w:val="00817036"/>
    <w:rsid w:val="008170C4"/>
    <w:rsid w:val="00817129"/>
    <w:rsid w:val="008171EB"/>
    <w:rsid w:val="00817208"/>
    <w:rsid w:val="0081727F"/>
    <w:rsid w:val="00817302"/>
    <w:rsid w:val="008174DB"/>
    <w:rsid w:val="008175F8"/>
    <w:rsid w:val="008177DE"/>
    <w:rsid w:val="00817999"/>
    <w:rsid w:val="00817A51"/>
    <w:rsid w:val="00817B12"/>
    <w:rsid w:val="00817C82"/>
    <w:rsid w:val="00817E48"/>
    <w:rsid w:val="00817E64"/>
    <w:rsid w:val="00820076"/>
    <w:rsid w:val="0082009F"/>
    <w:rsid w:val="008201CD"/>
    <w:rsid w:val="008202C5"/>
    <w:rsid w:val="00820513"/>
    <w:rsid w:val="00820543"/>
    <w:rsid w:val="00820600"/>
    <w:rsid w:val="008206A2"/>
    <w:rsid w:val="008206FF"/>
    <w:rsid w:val="00820814"/>
    <w:rsid w:val="0082090F"/>
    <w:rsid w:val="00820ADA"/>
    <w:rsid w:val="00820B16"/>
    <w:rsid w:val="00820C18"/>
    <w:rsid w:val="00820DAC"/>
    <w:rsid w:val="00820F1E"/>
    <w:rsid w:val="00820F37"/>
    <w:rsid w:val="008210DB"/>
    <w:rsid w:val="00821520"/>
    <w:rsid w:val="00821592"/>
    <w:rsid w:val="00821641"/>
    <w:rsid w:val="00821660"/>
    <w:rsid w:val="00821709"/>
    <w:rsid w:val="0082176E"/>
    <w:rsid w:val="008217B0"/>
    <w:rsid w:val="00821837"/>
    <w:rsid w:val="0082195C"/>
    <w:rsid w:val="00821B80"/>
    <w:rsid w:val="00821CCA"/>
    <w:rsid w:val="00821E3F"/>
    <w:rsid w:val="00822125"/>
    <w:rsid w:val="0082216C"/>
    <w:rsid w:val="008221D6"/>
    <w:rsid w:val="00822247"/>
    <w:rsid w:val="00822442"/>
    <w:rsid w:val="008224B0"/>
    <w:rsid w:val="008227AB"/>
    <w:rsid w:val="008227D9"/>
    <w:rsid w:val="00822AD9"/>
    <w:rsid w:val="00822B98"/>
    <w:rsid w:val="00822C5B"/>
    <w:rsid w:val="00822C95"/>
    <w:rsid w:val="00822D4A"/>
    <w:rsid w:val="00822E91"/>
    <w:rsid w:val="00822E9E"/>
    <w:rsid w:val="00822F1A"/>
    <w:rsid w:val="00822F2C"/>
    <w:rsid w:val="0082316D"/>
    <w:rsid w:val="0082339E"/>
    <w:rsid w:val="0082343D"/>
    <w:rsid w:val="008236CD"/>
    <w:rsid w:val="008237C5"/>
    <w:rsid w:val="0082386D"/>
    <w:rsid w:val="00823B1B"/>
    <w:rsid w:val="00823C14"/>
    <w:rsid w:val="00823F1E"/>
    <w:rsid w:val="00824120"/>
    <w:rsid w:val="00824175"/>
    <w:rsid w:val="0082455D"/>
    <w:rsid w:val="00824709"/>
    <w:rsid w:val="00824A02"/>
    <w:rsid w:val="00824B6D"/>
    <w:rsid w:val="00824C21"/>
    <w:rsid w:val="00824C36"/>
    <w:rsid w:val="00824E03"/>
    <w:rsid w:val="00824E3E"/>
    <w:rsid w:val="00824F97"/>
    <w:rsid w:val="00824FBD"/>
    <w:rsid w:val="00825052"/>
    <w:rsid w:val="0082515B"/>
    <w:rsid w:val="0082516B"/>
    <w:rsid w:val="0082559C"/>
    <w:rsid w:val="00825608"/>
    <w:rsid w:val="008256B6"/>
    <w:rsid w:val="00825967"/>
    <w:rsid w:val="00825AFB"/>
    <w:rsid w:val="00825B20"/>
    <w:rsid w:val="00825C9F"/>
    <w:rsid w:val="00825CC4"/>
    <w:rsid w:val="00825E74"/>
    <w:rsid w:val="00825EF2"/>
    <w:rsid w:val="00826358"/>
    <w:rsid w:val="008263DF"/>
    <w:rsid w:val="00826419"/>
    <w:rsid w:val="0082652F"/>
    <w:rsid w:val="008265BE"/>
    <w:rsid w:val="0082663C"/>
    <w:rsid w:val="0082695C"/>
    <w:rsid w:val="00826AC4"/>
    <w:rsid w:val="00826C00"/>
    <w:rsid w:val="00826D20"/>
    <w:rsid w:val="00826DB0"/>
    <w:rsid w:val="008272EC"/>
    <w:rsid w:val="0082734F"/>
    <w:rsid w:val="00827363"/>
    <w:rsid w:val="00827448"/>
    <w:rsid w:val="0082759A"/>
    <w:rsid w:val="008276EA"/>
    <w:rsid w:val="00827A65"/>
    <w:rsid w:val="00827AC1"/>
    <w:rsid w:val="00827B96"/>
    <w:rsid w:val="00827BFE"/>
    <w:rsid w:val="00827CB1"/>
    <w:rsid w:val="00827CC3"/>
    <w:rsid w:val="00827E78"/>
    <w:rsid w:val="00827EFC"/>
    <w:rsid w:val="00827F58"/>
    <w:rsid w:val="00827FAA"/>
    <w:rsid w:val="0083001D"/>
    <w:rsid w:val="00830107"/>
    <w:rsid w:val="0083013E"/>
    <w:rsid w:val="00830242"/>
    <w:rsid w:val="008306A8"/>
    <w:rsid w:val="0083091E"/>
    <w:rsid w:val="00830961"/>
    <w:rsid w:val="00830AD1"/>
    <w:rsid w:val="00830E1B"/>
    <w:rsid w:val="00830EB2"/>
    <w:rsid w:val="008311B3"/>
    <w:rsid w:val="008314F9"/>
    <w:rsid w:val="008315BF"/>
    <w:rsid w:val="008315C0"/>
    <w:rsid w:val="008316A4"/>
    <w:rsid w:val="0083171C"/>
    <w:rsid w:val="00831CAF"/>
    <w:rsid w:val="00831CEF"/>
    <w:rsid w:val="00831DEB"/>
    <w:rsid w:val="00831E31"/>
    <w:rsid w:val="00831F19"/>
    <w:rsid w:val="00832122"/>
    <w:rsid w:val="0083218B"/>
    <w:rsid w:val="00832399"/>
    <w:rsid w:val="008323F1"/>
    <w:rsid w:val="0083253D"/>
    <w:rsid w:val="0083254D"/>
    <w:rsid w:val="00832672"/>
    <w:rsid w:val="0083271C"/>
    <w:rsid w:val="008328CF"/>
    <w:rsid w:val="00832937"/>
    <w:rsid w:val="008329AE"/>
    <w:rsid w:val="008329BD"/>
    <w:rsid w:val="00832ADE"/>
    <w:rsid w:val="00832C46"/>
    <w:rsid w:val="00832CD9"/>
    <w:rsid w:val="00832D7E"/>
    <w:rsid w:val="00832DEA"/>
    <w:rsid w:val="00832E4E"/>
    <w:rsid w:val="00832E99"/>
    <w:rsid w:val="00832FDA"/>
    <w:rsid w:val="00833026"/>
    <w:rsid w:val="008331BA"/>
    <w:rsid w:val="00833227"/>
    <w:rsid w:val="0083324A"/>
    <w:rsid w:val="00833274"/>
    <w:rsid w:val="008335D9"/>
    <w:rsid w:val="0083360C"/>
    <w:rsid w:val="008338FD"/>
    <w:rsid w:val="008339D7"/>
    <w:rsid w:val="00833B3F"/>
    <w:rsid w:val="00833B97"/>
    <w:rsid w:val="00833C45"/>
    <w:rsid w:val="00833CAE"/>
    <w:rsid w:val="00833D26"/>
    <w:rsid w:val="00833E69"/>
    <w:rsid w:val="00833F5A"/>
    <w:rsid w:val="0083404F"/>
    <w:rsid w:val="008340D5"/>
    <w:rsid w:val="00834207"/>
    <w:rsid w:val="008342C4"/>
    <w:rsid w:val="0083443B"/>
    <w:rsid w:val="00834446"/>
    <w:rsid w:val="008345EC"/>
    <w:rsid w:val="00834714"/>
    <w:rsid w:val="00834834"/>
    <w:rsid w:val="00834994"/>
    <w:rsid w:val="008349C5"/>
    <w:rsid w:val="00834A24"/>
    <w:rsid w:val="00834B3B"/>
    <w:rsid w:val="00834BC3"/>
    <w:rsid w:val="00834D27"/>
    <w:rsid w:val="00834E67"/>
    <w:rsid w:val="00834E7F"/>
    <w:rsid w:val="00834F27"/>
    <w:rsid w:val="00834FC8"/>
    <w:rsid w:val="0083516D"/>
    <w:rsid w:val="008351DD"/>
    <w:rsid w:val="00835231"/>
    <w:rsid w:val="00835305"/>
    <w:rsid w:val="0083565A"/>
    <w:rsid w:val="0083566E"/>
    <w:rsid w:val="0083577B"/>
    <w:rsid w:val="0083597F"/>
    <w:rsid w:val="00835C76"/>
    <w:rsid w:val="00835C81"/>
    <w:rsid w:val="00835E37"/>
    <w:rsid w:val="00835F28"/>
    <w:rsid w:val="00835F88"/>
    <w:rsid w:val="00835FFD"/>
    <w:rsid w:val="00836110"/>
    <w:rsid w:val="00836230"/>
    <w:rsid w:val="0083648D"/>
    <w:rsid w:val="008364B2"/>
    <w:rsid w:val="0083661F"/>
    <w:rsid w:val="00836787"/>
    <w:rsid w:val="008367AD"/>
    <w:rsid w:val="0083689B"/>
    <w:rsid w:val="008369A0"/>
    <w:rsid w:val="00836DAD"/>
    <w:rsid w:val="00836DAE"/>
    <w:rsid w:val="00836E08"/>
    <w:rsid w:val="00836E63"/>
    <w:rsid w:val="00837004"/>
    <w:rsid w:val="0083704C"/>
    <w:rsid w:val="0083709E"/>
    <w:rsid w:val="008370B3"/>
    <w:rsid w:val="00837150"/>
    <w:rsid w:val="008371A3"/>
    <w:rsid w:val="008372C6"/>
    <w:rsid w:val="0083783D"/>
    <w:rsid w:val="00837888"/>
    <w:rsid w:val="00837B49"/>
    <w:rsid w:val="00837C52"/>
    <w:rsid w:val="00837D58"/>
    <w:rsid w:val="00837FE1"/>
    <w:rsid w:val="008402CD"/>
    <w:rsid w:val="00840480"/>
    <w:rsid w:val="008409AC"/>
    <w:rsid w:val="00840A9D"/>
    <w:rsid w:val="00840BC9"/>
    <w:rsid w:val="00840D13"/>
    <w:rsid w:val="00840D20"/>
    <w:rsid w:val="00840D84"/>
    <w:rsid w:val="00840DC5"/>
    <w:rsid w:val="00840E1A"/>
    <w:rsid w:val="00840E43"/>
    <w:rsid w:val="00840FD8"/>
    <w:rsid w:val="00841017"/>
    <w:rsid w:val="008410D3"/>
    <w:rsid w:val="008411BB"/>
    <w:rsid w:val="0084122F"/>
    <w:rsid w:val="008414CE"/>
    <w:rsid w:val="0084157A"/>
    <w:rsid w:val="008417AF"/>
    <w:rsid w:val="00841998"/>
    <w:rsid w:val="00841B42"/>
    <w:rsid w:val="00841B4B"/>
    <w:rsid w:val="00841D73"/>
    <w:rsid w:val="00841F02"/>
    <w:rsid w:val="00842090"/>
    <w:rsid w:val="0084226C"/>
    <w:rsid w:val="008428E3"/>
    <w:rsid w:val="008429D5"/>
    <w:rsid w:val="00842B1C"/>
    <w:rsid w:val="00842B30"/>
    <w:rsid w:val="00842B6A"/>
    <w:rsid w:val="00842D0B"/>
    <w:rsid w:val="00842D28"/>
    <w:rsid w:val="00842F5D"/>
    <w:rsid w:val="00842F9A"/>
    <w:rsid w:val="00842FA6"/>
    <w:rsid w:val="0084309A"/>
    <w:rsid w:val="00843376"/>
    <w:rsid w:val="008437C5"/>
    <w:rsid w:val="008437DB"/>
    <w:rsid w:val="008437E2"/>
    <w:rsid w:val="008438FF"/>
    <w:rsid w:val="008439F5"/>
    <w:rsid w:val="00843BDF"/>
    <w:rsid w:val="00843C3A"/>
    <w:rsid w:val="00843D8E"/>
    <w:rsid w:val="00843DC8"/>
    <w:rsid w:val="00843E0E"/>
    <w:rsid w:val="00843ED1"/>
    <w:rsid w:val="00843F61"/>
    <w:rsid w:val="00844076"/>
    <w:rsid w:val="0084413E"/>
    <w:rsid w:val="008442D4"/>
    <w:rsid w:val="00844362"/>
    <w:rsid w:val="00844652"/>
    <w:rsid w:val="008446BF"/>
    <w:rsid w:val="008446D5"/>
    <w:rsid w:val="0084471E"/>
    <w:rsid w:val="00844B4D"/>
    <w:rsid w:val="00844C8B"/>
    <w:rsid w:val="00844CD2"/>
    <w:rsid w:val="00844DE9"/>
    <w:rsid w:val="00844E56"/>
    <w:rsid w:val="00844F4D"/>
    <w:rsid w:val="00844FDD"/>
    <w:rsid w:val="0084528F"/>
    <w:rsid w:val="008452BD"/>
    <w:rsid w:val="00845387"/>
    <w:rsid w:val="008453B8"/>
    <w:rsid w:val="00845628"/>
    <w:rsid w:val="008456E8"/>
    <w:rsid w:val="00845712"/>
    <w:rsid w:val="00845758"/>
    <w:rsid w:val="0084582E"/>
    <w:rsid w:val="008459D6"/>
    <w:rsid w:val="00845BC0"/>
    <w:rsid w:val="00845C95"/>
    <w:rsid w:val="00845CD9"/>
    <w:rsid w:val="00845D8C"/>
    <w:rsid w:val="00845DD5"/>
    <w:rsid w:val="00845EC1"/>
    <w:rsid w:val="00845F1D"/>
    <w:rsid w:val="00846010"/>
    <w:rsid w:val="00846052"/>
    <w:rsid w:val="00846128"/>
    <w:rsid w:val="0084612B"/>
    <w:rsid w:val="008461F4"/>
    <w:rsid w:val="00846257"/>
    <w:rsid w:val="0084645E"/>
    <w:rsid w:val="008465E5"/>
    <w:rsid w:val="008466C5"/>
    <w:rsid w:val="0084673B"/>
    <w:rsid w:val="008468F3"/>
    <w:rsid w:val="0084695F"/>
    <w:rsid w:val="00846ACB"/>
    <w:rsid w:val="00846BCE"/>
    <w:rsid w:val="00846CCD"/>
    <w:rsid w:val="00846D17"/>
    <w:rsid w:val="00846F64"/>
    <w:rsid w:val="0084707A"/>
    <w:rsid w:val="008470A2"/>
    <w:rsid w:val="00847258"/>
    <w:rsid w:val="00847745"/>
    <w:rsid w:val="0084795A"/>
    <w:rsid w:val="00847B3A"/>
    <w:rsid w:val="00847BA1"/>
    <w:rsid w:val="00847DEE"/>
    <w:rsid w:val="00847E1D"/>
    <w:rsid w:val="00847E82"/>
    <w:rsid w:val="00847FEE"/>
    <w:rsid w:val="0085015A"/>
    <w:rsid w:val="008503A1"/>
    <w:rsid w:val="008504B9"/>
    <w:rsid w:val="00850521"/>
    <w:rsid w:val="0085059C"/>
    <w:rsid w:val="008508B9"/>
    <w:rsid w:val="008508F9"/>
    <w:rsid w:val="00850B9A"/>
    <w:rsid w:val="00850D39"/>
    <w:rsid w:val="00850D57"/>
    <w:rsid w:val="0085112D"/>
    <w:rsid w:val="00851191"/>
    <w:rsid w:val="008513D8"/>
    <w:rsid w:val="0085155D"/>
    <w:rsid w:val="00851630"/>
    <w:rsid w:val="00851795"/>
    <w:rsid w:val="008517A2"/>
    <w:rsid w:val="008517A4"/>
    <w:rsid w:val="00851901"/>
    <w:rsid w:val="0085193C"/>
    <w:rsid w:val="00851C14"/>
    <w:rsid w:val="00851DF2"/>
    <w:rsid w:val="00851E4D"/>
    <w:rsid w:val="00852434"/>
    <w:rsid w:val="00852550"/>
    <w:rsid w:val="008525F0"/>
    <w:rsid w:val="00852674"/>
    <w:rsid w:val="0085274E"/>
    <w:rsid w:val="008527E9"/>
    <w:rsid w:val="00852AE3"/>
    <w:rsid w:val="00852CA6"/>
    <w:rsid w:val="00852CB1"/>
    <w:rsid w:val="00852F7C"/>
    <w:rsid w:val="008531E1"/>
    <w:rsid w:val="008532CA"/>
    <w:rsid w:val="008534E8"/>
    <w:rsid w:val="0085362C"/>
    <w:rsid w:val="00853651"/>
    <w:rsid w:val="008538C4"/>
    <w:rsid w:val="00853969"/>
    <w:rsid w:val="008539BC"/>
    <w:rsid w:val="00853A2E"/>
    <w:rsid w:val="00853A43"/>
    <w:rsid w:val="00853B8A"/>
    <w:rsid w:val="00853C99"/>
    <w:rsid w:val="00853DD0"/>
    <w:rsid w:val="00853E4F"/>
    <w:rsid w:val="00853EAA"/>
    <w:rsid w:val="00853F9D"/>
    <w:rsid w:val="00853FD4"/>
    <w:rsid w:val="00854006"/>
    <w:rsid w:val="0085436A"/>
    <w:rsid w:val="0085440D"/>
    <w:rsid w:val="0085448A"/>
    <w:rsid w:val="008545CD"/>
    <w:rsid w:val="008547DF"/>
    <w:rsid w:val="008548DD"/>
    <w:rsid w:val="0085497D"/>
    <w:rsid w:val="00854998"/>
    <w:rsid w:val="00854C4D"/>
    <w:rsid w:val="00854E89"/>
    <w:rsid w:val="00854FB1"/>
    <w:rsid w:val="00855083"/>
    <w:rsid w:val="00855163"/>
    <w:rsid w:val="008551F2"/>
    <w:rsid w:val="0085550F"/>
    <w:rsid w:val="00855624"/>
    <w:rsid w:val="0085566D"/>
    <w:rsid w:val="00855694"/>
    <w:rsid w:val="00855764"/>
    <w:rsid w:val="008557C3"/>
    <w:rsid w:val="008557DB"/>
    <w:rsid w:val="008558BF"/>
    <w:rsid w:val="00855A72"/>
    <w:rsid w:val="00855A82"/>
    <w:rsid w:val="00855AF8"/>
    <w:rsid w:val="00855BDB"/>
    <w:rsid w:val="00855C55"/>
    <w:rsid w:val="00855D18"/>
    <w:rsid w:val="00855D22"/>
    <w:rsid w:val="00855DB7"/>
    <w:rsid w:val="00855DC8"/>
    <w:rsid w:val="00855E67"/>
    <w:rsid w:val="00855F36"/>
    <w:rsid w:val="0085614F"/>
    <w:rsid w:val="00856297"/>
    <w:rsid w:val="00856464"/>
    <w:rsid w:val="0085648C"/>
    <w:rsid w:val="008565C8"/>
    <w:rsid w:val="00856939"/>
    <w:rsid w:val="00856986"/>
    <w:rsid w:val="00856D5A"/>
    <w:rsid w:val="0085702C"/>
    <w:rsid w:val="00857037"/>
    <w:rsid w:val="00857333"/>
    <w:rsid w:val="00857363"/>
    <w:rsid w:val="0085760D"/>
    <w:rsid w:val="00857836"/>
    <w:rsid w:val="00857904"/>
    <w:rsid w:val="00857A6C"/>
    <w:rsid w:val="00857C02"/>
    <w:rsid w:val="00857C94"/>
    <w:rsid w:val="00857E55"/>
    <w:rsid w:val="00857EAD"/>
    <w:rsid w:val="00857ECB"/>
    <w:rsid w:val="00857F93"/>
    <w:rsid w:val="00857FBF"/>
    <w:rsid w:val="00857FF2"/>
    <w:rsid w:val="00860046"/>
    <w:rsid w:val="00860083"/>
    <w:rsid w:val="00860184"/>
    <w:rsid w:val="0086026A"/>
    <w:rsid w:val="008603E7"/>
    <w:rsid w:val="00860495"/>
    <w:rsid w:val="00860673"/>
    <w:rsid w:val="00860735"/>
    <w:rsid w:val="0086076B"/>
    <w:rsid w:val="008607DA"/>
    <w:rsid w:val="00860ADA"/>
    <w:rsid w:val="00860F48"/>
    <w:rsid w:val="00860F6B"/>
    <w:rsid w:val="0086107B"/>
    <w:rsid w:val="008611A7"/>
    <w:rsid w:val="008611BC"/>
    <w:rsid w:val="008619B0"/>
    <w:rsid w:val="008619C3"/>
    <w:rsid w:val="00861C70"/>
    <w:rsid w:val="00861D0B"/>
    <w:rsid w:val="00861D4F"/>
    <w:rsid w:val="00861F37"/>
    <w:rsid w:val="0086212B"/>
    <w:rsid w:val="00862132"/>
    <w:rsid w:val="00862159"/>
    <w:rsid w:val="008621FE"/>
    <w:rsid w:val="00862316"/>
    <w:rsid w:val="008624DF"/>
    <w:rsid w:val="00862536"/>
    <w:rsid w:val="008625D3"/>
    <w:rsid w:val="0086269F"/>
    <w:rsid w:val="008626DA"/>
    <w:rsid w:val="008626F4"/>
    <w:rsid w:val="008628B5"/>
    <w:rsid w:val="00862A18"/>
    <w:rsid w:val="00862AD0"/>
    <w:rsid w:val="00862BA9"/>
    <w:rsid w:val="00862C64"/>
    <w:rsid w:val="00862FE0"/>
    <w:rsid w:val="00863335"/>
    <w:rsid w:val="0086343C"/>
    <w:rsid w:val="008634B6"/>
    <w:rsid w:val="008634FF"/>
    <w:rsid w:val="0086391D"/>
    <w:rsid w:val="00863966"/>
    <w:rsid w:val="00863AC9"/>
    <w:rsid w:val="00863C29"/>
    <w:rsid w:val="00863CB4"/>
    <w:rsid w:val="00863CD2"/>
    <w:rsid w:val="00863DDA"/>
    <w:rsid w:val="00863FA6"/>
    <w:rsid w:val="008640BB"/>
    <w:rsid w:val="0086410E"/>
    <w:rsid w:val="00864215"/>
    <w:rsid w:val="00864259"/>
    <w:rsid w:val="00864339"/>
    <w:rsid w:val="008644FA"/>
    <w:rsid w:val="008645FB"/>
    <w:rsid w:val="0086468F"/>
    <w:rsid w:val="0086478C"/>
    <w:rsid w:val="00864A90"/>
    <w:rsid w:val="00864AB7"/>
    <w:rsid w:val="00864B0D"/>
    <w:rsid w:val="00864B78"/>
    <w:rsid w:val="00864DFA"/>
    <w:rsid w:val="00864E1C"/>
    <w:rsid w:val="00865205"/>
    <w:rsid w:val="00865357"/>
    <w:rsid w:val="00865383"/>
    <w:rsid w:val="0086543E"/>
    <w:rsid w:val="00865987"/>
    <w:rsid w:val="008659DB"/>
    <w:rsid w:val="00865C95"/>
    <w:rsid w:val="00865F56"/>
    <w:rsid w:val="0086619A"/>
    <w:rsid w:val="008661F7"/>
    <w:rsid w:val="008666C0"/>
    <w:rsid w:val="008666F2"/>
    <w:rsid w:val="008666F8"/>
    <w:rsid w:val="0086673E"/>
    <w:rsid w:val="00866807"/>
    <w:rsid w:val="00866A92"/>
    <w:rsid w:val="00866E66"/>
    <w:rsid w:val="00866EB8"/>
    <w:rsid w:val="00866EF0"/>
    <w:rsid w:val="00867044"/>
    <w:rsid w:val="008670FE"/>
    <w:rsid w:val="0086720D"/>
    <w:rsid w:val="0086724B"/>
    <w:rsid w:val="008672B4"/>
    <w:rsid w:val="008673AD"/>
    <w:rsid w:val="00867403"/>
    <w:rsid w:val="00867417"/>
    <w:rsid w:val="0086757F"/>
    <w:rsid w:val="00867606"/>
    <w:rsid w:val="00867647"/>
    <w:rsid w:val="00867654"/>
    <w:rsid w:val="008678E0"/>
    <w:rsid w:val="0086793F"/>
    <w:rsid w:val="0086799A"/>
    <w:rsid w:val="00867A0F"/>
    <w:rsid w:val="00867C33"/>
    <w:rsid w:val="00867CD5"/>
    <w:rsid w:val="00867DA4"/>
    <w:rsid w:val="00867E42"/>
    <w:rsid w:val="00870069"/>
    <w:rsid w:val="00870158"/>
    <w:rsid w:val="008701EF"/>
    <w:rsid w:val="00870260"/>
    <w:rsid w:val="0087034A"/>
    <w:rsid w:val="00870948"/>
    <w:rsid w:val="00870A00"/>
    <w:rsid w:val="00870C80"/>
    <w:rsid w:val="00870C9C"/>
    <w:rsid w:val="00870D80"/>
    <w:rsid w:val="00870EF1"/>
    <w:rsid w:val="00870FFD"/>
    <w:rsid w:val="00871090"/>
    <w:rsid w:val="008710E0"/>
    <w:rsid w:val="0087110C"/>
    <w:rsid w:val="00871133"/>
    <w:rsid w:val="00871178"/>
    <w:rsid w:val="00871194"/>
    <w:rsid w:val="0087120D"/>
    <w:rsid w:val="008712D2"/>
    <w:rsid w:val="00871515"/>
    <w:rsid w:val="0087197F"/>
    <w:rsid w:val="008719B0"/>
    <w:rsid w:val="00871B58"/>
    <w:rsid w:val="00871C5D"/>
    <w:rsid w:val="00871CAF"/>
    <w:rsid w:val="00871CFC"/>
    <w:rsid w:val="00872006"/>
    <w:rsid w:val="008722B8"/>
    <w:rsid w:val="0087236B"/>
    <w:rsid w:val="00872536"/>
    <w:rsid w:val="008725DB"/>
    <w:rsid w:val="00872709"/>
    <w:rsid w:val="00872856"/>
    <w:rsid w:val="0087294E"/>
    <w:rsid w:val="008729E0"/>
    <w:rsid w:val="00872A07"/>
    <w:rsid w:val="00872AEF"/>
    <w:rsid w:val="00872B0E"/>
    <w:rsid w:val="00872E48"/>
    <w:rsid w:val="0087304D"/>
    <w:rsid w:val="008731E4"/>
    <w:rsid w:val="00873453"/>
    <w:rsid w:val="00873537"/>
    <w:rsid w:val="0087355E"/>
    <w:rsid w:val="00873680"/>
    <w:rsid w:val="00873685"/>
    <w:rsid w:val="00873720"/>
    <w:rsid w:val="008738E8"/>
    <w:rsid w:val="00873BF3"/>
    <w:rsid w:val="00873CB8"/>
    <w:rsid w:val="0087416D"/>
    <w:rsid w:val="00874195"/>
    <w:rsid w:val="00874202"/>
    <w:rsid w:val="008743D8"/>
    <w:rsid w:val="0087461B"/>
    <w:rsid w:val="0087469A"/>
    <w:rsid w:val="0087477A"/>
    <w:rsid w:val="0087479E"/>
    <w:rsid w:val="0087491A"/>
    <w:rsid w:val="008749DD"/>
    <w:rsid w:val="00874AC5"/>
    <w:rsid w:val="00874B6D"/>
    <w:rsid w:val="00874D85"/>
    <w:rsid w:val="00874DC2"/>
    <w:rsid w:val="00874F1D"/>
    <w:rsid w:val="00875036"/>
    <w:rsid w:val="00875069"/>
    <w:rsid w:val="008751DB"/>
    <w:rsid w:val="008753A4"/>
    <w:rsid w:val="008753D8"/>
    <w:rsid w:val="0087557E"/>
    <w:rsid w:val="00875692"/>
    <w:rsid w:val="00875844"/>
    <w:rsid w:val="0087586B"/>
    <w:rsid w:val="0087591D"/>
    <w:rsid w:val="00875966"/>
    <w:rsid w:val="00875B2C"/>
    <w:rsid w:val="00875BDA"/>
    <w:rsid w:val="00875BE1"/>
    <w:rsid w:val="00875C89"/>
    <w:rsid w:val="00875D52"/>
    <w:rsid w:val="00875E3D"/>
    <w:rsid w:val="00876105"/>
    <w:rsid w:val="00876437"/>
    <w:rsid w:val="00876522"/>
    <w:rsid w:val="00876544"/>
    <w:rsid w:val="00876619"/>
    <w:rsid w:val="00876ABC"/>
    <w:rsid w:val="00876ACF"/>
    <w:rsid w:val="00876F31"/>
    <w:rsid w:val="00876FC1"/>
    <w:rsid w:val="00877314"/>
    <w:rsid w:val="0087738E"/>
    <w:rsid w:val="008773BC"/>
    <w:rsid w:val="008773E2"/>
    <w:rsid w:val="008776B8"/>
    <w:rsid w:val="0087774B"/>
    <w:rsid w:val="00877926"/>
    <w:rsid w:val="00877A89"/>
    <w:rsid w:val="00877AD5"/>
    <w:rsid w:val="00877D4A"/>
    <w:rsid w:val="00877E91"/>
    <w:rsid w:val="00877EBC"/>
    <w:rsid w:val="00877FA7"/>
    <w:rsid w:val="008800AF"/>
    <w:rsid w:val="0088012E"/>
    <w:rsid w:val="008803BB"/>
    <w:rsid w:val="008805BC"/>
    <w:rsid w:val="00880740"/>
    <w:rsid w:val="00880D16"/>
    <w:rsid w:val="00880D9A"/>
    <w:rsid w:val="00880F0A"/>
    <w:rsid w:val="00880F76"/>
    <w:rsid w:val="00881005"/>
    <w:rsid w:val="00881175"/>
    <w:rsid w:val="008815F2"/>
    <w:rsid w:val="008818DF"/>
    <w:rsid w:val="00881A1A"/>
    <w:rsid w:val="00881A78"/>
    <w:rsid w:val="00881A8C"/>
    <w:rsid w:val="00881C58"/>
    <w:rsid w:val="008820C6"/>
    <w:rsid w:val="0088254E"/>
    <w:rsid w:val="008825BD"/>
    <w:rsid w:val="008828C0"/>
    <w:rsid w:val="008829A2"/>
    <w:rsid w:val="00882B4B"/>
    <w:rsid w:val="00882C53"/>
    <w:rsid w:val="00882D4F"/>
    <w:rsid w:val="00882DCF"/>
    <w:rsid w:val="00882E5F"/>
    <w:rsid w:val="0088300D"/>
    <w:rsid w:val="008830A4"/>
    <w:rsid w:val="008831D3"/>
    <w:rsid w:val="008831EC"/>
    <w:rsid w:val="008832C1"/>
    <w:rsid w:val="00883475"/>
    <w:rsid w:val="0088353F"/>
    <w:rsid w:val="0088361B"/>
    <w:rsid w:val="00883737"/>
    <w:rsid w:val="00883915"/>
    <w:rsid w:val="00883A33"/>
    <w:rsid w:val="00883B1D"/>
    <w:rsid w:val="00883D84"/>
    <w:rsid w:val="00883EA8"/>
    <w:rsid w:val="00883EB3"/>
    <w:rsid w:val="00883EE4"/>
    <w:rsid w:val="00883F5A"/>
    <w:rsid w:val="0088405E"/>
    <w:rsid w:val="00884103"/>
    <w:rsid w:val="008842B0"/>
    <w:rsid w:val="008842EC"/>
    <w:rsid w:val="008842FE"/>
    <w:rsid w:val="008843C4"/>
    <w:rsid w:val="008844FA"/>
    <w:rsid w:val="008847A5"/>
    <w:rsid w:val="00884999"/>
    <w:rsid w:val="008849F8"/>
    <w:rsid w:val="00884B9F"/>
    <w:rsid w:val="00884D53"/>
    <w:rsid w:val="00884DFC"/>
    <w:rsid w:val="00885092"/>
    <w:rsid w:val="008850F2"/>
    <w:rsid w:val="00885129"/>
    <w:rsid w:val="008851EB"/>
    <w:rsid w:val="008852A1"/>
    <w:rsid w:val="00885493"/>
    <w:rsid w:val="00885598"/>
    <w:rsid w:val="0088574F"/>
    <w:rsid w:val="008858A0"/>
    <w:rsid w:val="00885910"/>
    <w:rsid w:val="00885CE6"/>
    <w:rsid w:val="00885FD1"/>
    <w:rsid w:val="00886097"/>
    <w:rsid w:val="008862DD"/>
    <w:rsid w:val="008862ED"/>
    <w:rsid w:val="0088639A"/>
    <w:rsid w:val="008863CC"/>
    <w:rsid w:val="008863D7"/>
    <w:rsid w:val="008864B3"/>
    <w:rsid w:val="0088659F"/>
    <w:rsid w:val="008868D6"/>
    <w:rsid w:val="00886A11"/>
    <w:rsid w:val="00886BA0"/>
    <w:rsid w:val="00886C8D"/>
    <w:rsid w:val="00886D74"/>
    <w:rsid w:val="00886DD1"/>
    <w:rsid w:val="008871E4"/>
    <w:rsid w:val="00887427"/>
    <w:rsid w:val="00887475"/>
    <w:rsid w:val="008874CE"/>
    <w:rsid w:val="00887508"/>
    <w:rsid w:val="00887586"/>
    <w:rsid w:val="00887695"/>
    <w:rsid w:val="0088773E"/>
    <w:rsid w:val="00887801"/>
    <w:rsid w:val="0088780A"/>
    <w:rsid w:val="00887874"/>
    <w:rsid w:val="008878B0"/>
    <w:rsid w:val="008878F1"/>
    <w:rsid w:val="0088798D"/>
    <w:rsid w:val="008879C8"/>
    <w:rsid w:val="00887A51"/>
    <w:rsid w:val="00887B62"/>
    <w:rsid w:val="00887B85"/>
    <w:rsid w:val="00887C3E"/>
    <w:rsid w:val="00887FDC"/>
    <w:rsid w:val="00890042"/>
    <w:rsid w:val="0089004D"/>
    <w:rsid w:val="00890091"/>
    <w:rsid w:val="008900CA"/>
    <w:rsid w:val="00890125"/>
    <w:rsid w:val="0089016D"/>
    <w:rsid w:val="00890178"/>
    <w:rsid w:val="0089036B"/>
    <w:rsid w:val="00890381"/>
    <w:rsid w:val="00890587"/>
    <w:rsid w:val="00890688"/>
    <w:rsid w:val="0089070A"/>
    <w:rsid w:val="00890791"/>
    <w:rsid w:val="008907AB"/>
    <w:rsid w:val="00890866"/>
    <w:rsid w:val="00890929"/>
    <w:rsid w:val="00890989"/>
    <w:rsid w:val="008909CD"/>
    <w:rsid w:val="00890C44"/>
    <w:rsid w:val="00890D28"/>
    <w:rsid w:val="00890D34"/>
    <w:rsid w:val="00890F3E"/>
    <w:rsid w:val="00890F49"/>
    <w:rsid w:val="00891009"/>
    <w:rsid w:val="0089108F"/>
    <w:rsid w:val="00891430"/>
    <w:rsid w:val="00891464"/>
    <w:rsid w:val="008915E1"/>
    <w:rsid w:val="008916FC"/>
    <w:rsid w:val="008919CB"/>
    <w:rsid w:val="00891AEC"/>
    <w:rsid w:val="00891BBF"/>
    <w:rsid w:val="00891E94"/>
    <w:rsid w:val="0089214D"/>
    <w:rsid w:val="00892431"/>
    <w:rsid w:val="008924C0"/>
    <w:rsid w:val="00892527"/>
    <w:rsid w:val="008925BA"/>
    <w:rsid w:val="008925DE"/>
    <w:rsid w:val="008925FE"/>
    <w:rsid w:val="00892791"/>
    <w:rsid w:val="008927B5"/>
    <w:rsid w:val="0089283D"/>
    <w:rsid w:val="0089288A"/>
    <w:rsid w:val="00892C41"/>
    <w:rsid w:val="00892C86"/>
    <w:rsid w:val="00892C98"/>
    <w:rsid w:val="00892C99"/>
    <w:rsid w:val="00892D35"/>
    <w:rsid w:val="00892D52"/>
    <w:rsid w:val="00892F47"/>
    <w:rsid w:val="008936EC"/>
    <w:rsid w:val="00893795"/>
    <w:rsid w:val="00893978"/>
    <w:rsid w:val="00893C0A"/>
    <w:rsid w:val="00893CF5"/>
    <w:rsid w:val="00893DB6"/>
    <w:rsid w:val="00893FA8"/>
    <w:rsid w:val="00893FAE"/>
    <w:rsid w:val="00893FBF"/>
    <w:rsid w:val="008940C0"/>
    <w:rsid w:val="00894236"/>
    <w:rsid w:val="008942D8"/>
    <w:rsid w:val="00894317"/>
    <w:rsid w:val="00894505"/>
    <w:rsid w:val="0089480B"/>
    <w:rsid w:val="0089485A"/>
    <w:rsid w:val="008949B1"/>
    <w:rsid w:val="00894B52"/>
    <w:rsid w:val="00894BA4"/>
    <w:rsid w:val="00894CCB"/>
    <w:rsid w:val="00894E2E"/>
    <w:rsid w:val="00894E89"/>
    <w:rsid w:val="00894F73"/>
    <w:rsid w:val="0089511A"/>
    <w:rsid w:val="008952CD"/>
    <w:rsid w:val="0089541C"/>
    <w:rsid w:val="008954AF"/>
    <w:rsid w:val="008957DE"/>
    <w:rsid w:val="008957F3"/>
    <w:rsid w:val="008959AA"/>
    <w:rsid w:val="00895AB5"/>
    <w:rsid w:val="00895AF7"/>
    <w:rsid w:val="00895D10"/>
    <w:rsid w:val="00895EC7"/>
    <w:rsid w:val="00895FB5"/>
    <w:rsid w:val="0089617D"/>
    <w:rsid w:val="00896197"/>
    <w:rsid w:val="0089619C"/>
    <w:rsid w:val="008962D0"/>
    <w:rsid w:val="0089638A"/>
    <w:rsid w:val="008964F5"/>
    <w:rsid w:val="00896505"/>
    <w:rsid w:val="0089668F"/>
    <w:rsid w:val="008966D4"/>
    <w:rsid w:val="008967EE"/>
    <w:rsid w:val="00896815"/>
    <w:rsid w:val="0089683A"/>
    <w:rsid w:val="008969EF"/>
    <w:rsid w:val="00896A14"/>
    <w:rsid w:val="00896A45"/>
    <w:rsid w:val="00896A46"/>
    <w:rsid w:val="00896AF3"/>
    <w:rsid w:val="00896AF5"/>
    <w:rsid w:val="00896C6E"/>
    <w:rsid w:val="00896EDD"/>
    <w:rsid w:val="00896F5B"/>
    <w:rsid w:val="00897052"/>
    <w:rsid w:val="008970F3"/>
    <w:rsid w:val="00897295"/>
    <w:rsid w:val="00897468"/>
    <w:rsid w:val="0089780B"/>
    <w:rsid w:val="008978AF"/>
    <w:rsid w:val="008978E8"/>
    <w:rsid w:val="00897919"/>
    <w:rsid w:val="008979B9"/>
    <w:rsid w:val="00897B40"/>
    <w:rsid w:val="00897C2F"/>
    <w:rsid w:val="00897C31"/>
    <w:rsid w:val="00897D3C"/>
    <w:rsid w:val="00897E7D"/>
    <w:rsid w:val="00897EC9"/>
    <w:rsid w:val="008A0049"/>
    <w:rsid w:val="008A05E8"/>
    <w:rsid w:val="008A080B"/>
    <w:rsid w:val="008A08C1"/>
    <w:rsid w:val="008A092B"/>
    <w:rsid w:val="008A0979"/>
    <w:rsid w:val="008A0E21"/>
    <w:rsid w:val="008A0EEB"/>
    <w:rsid w:val="008A0F4E"/>
    <w:rsid w:val="008A10E3"/>
    <w:rsid w:val="008A1217"/>
    <w:rsid w:val="008A1381"/>
    <w:rsid w:val="008A15BC"/>
    <w:rsid w:val="008A15E9"/>
    <w:rsid w:val="008A1605"/>
    <w:rsid w:val="008A17B5"/>
    <w:rsid w:val="008A18B0"/>
    <w:rsid w:val="008A18E8"/>
    <w:rsid w:val="008A191D"/>
    <w:rsid w:val="008A1C87"/>
    <w:rsid w:val="008A1DB7"/>
    <w:rsid w:val="008A1DFD"/>
    <w:rsid w:val="008A1E04"/>
    <w:rsid w:val="008A1F6D"/>
    <w:rsid w:val="008A1F96"/>
    <w:rsid w:val="008A2057"/>
    <w:rsid w:val="008A20E1"/>
    <w:rsid w:val="008A2267"/>
    <w:rsid w:val="008A236A"/>
    <w:rsid w:val="008A2483"/>
    <w:rsid w:val="008A27DE"/>
    <w:rsid w:val="008A28BE"/>
    <w:rsid w:val="008A2945"/>
    <w:rsid w:val="008A29C9"/>
    <w:rsid w:val="008A2A17"/>
    <w:rsid w:val="008A2BBA"/>
    <w:rsid w:val="008A2DEC"/>
    <w:rsid w:val="008A2E01"/>
    <w:rsid w:val="008A2E08"/>
    <w:rsid w:val="008A3096"/>
    <w:rsid w:val="008A30A8"/>
    <w:rsid w:val="008A310C"/>
    <w:rsid w:val="008A32B4"/>
    <w:rsid w:val="008A32C5"/>
    <w:rsid w:val="008A33EA"/>
    <w:rsid w:val="008A33F1"/>
    <w:rsid w:val="008A347E"/>
    <w:rsid w:val="008A353E"/>
    <w:rsid w:val="008A3697"/>
    <w:rsid w:val="008A3773"/>
    <w:rsid w:val="008A3798"/>
    <w:rsid w:val="008A3878"/>
    <w:rsid w:val="008A394B"/>
    <w:rsid w:val="008A39F8"/>
    <w:rsid w:val="008A3A1E"/>
    <w:rsid w:val="008A3B16"/>
    <w:rsid w:val="008A3B4F"/>
    <w:rsid w:val="008A3BB6"/>
    <w:rsid w:val="008A3C02"/>
    <w:rsid w:val="008A3C0D"/>
    <w:rsid w:val="008A3C11"/>
    <w:rsid w:val="008A3C65"/>
    <w:rsid w:val="008A3DDE"/>
    <w:rsid w:val="008A3E6C"/>
    <w:rsid w:val="008A3FFE"/>
    <w:rsid w:val="008A4095"/>
    <w:rsid w:val="008A416D"/>
    <w:rsid w:val="008A4660"/>
    <w:rsid w:val="008A4762"/>
    <w:rsid w:val="008A4AFA"/>
    <w:rsid w:val="008A4B83"/>
    <w:rsid w:val="008A4BDD"/>
    <w:rsid w:val="008A4C83"/>
    <w:rsid w:val="008A4C85"/>
    <w:rsid w:val="008A5047"/>
    <w:rsid w:val="008A51CF"/>
    <w:rsid w:val="008A520F"/>
    <w:rsid w:val="008A5477"/>
    <w:rsid w:val="008A5710"/>
    <w:rsid w:val="008A58E7"/>
    <w:rsid w:val="008A5B4C"/>
    <w:rsid w:val="008A5DCF"/>
    <w:rsid w:val="008A5E13"/>
    <w:rsid w:val="008A5E71"/>
    <w:rsid w:val="008A5E94"/>
    <w:rsid w:val="008A629B"/>
    <w:rsid w:val="008A63ED"/>
    <w:rsid w:val="008A648A"/>
    <w:rsid w:val="008A64B3"/>
    <w:rsid w:val="008A6773"/>
    <w:rsid w:val="008A678D"/>
    <w:rsid w:val="008A67D9"/>
    <w:rsid w:val="008A69B7"/>
    <w:rsid w:val="008A6B09"/>
    <w:rsid w:val="008A6BEB"/>
    <w:rsid w:val="008A6DB9"/>
    <w:rsid w:val="008A720D"/>
    <w:rsid w:val="008A7267"/>
    <w:rsid w:val="008A72CA"/>
    <w:rsid w:val="008A73CF"/>
    <w:rsid w:val="008A7504"/>
    <w:rsid w:val="008A765D"/>
    <w:rsid w:val="008A7812"/>
    <w:rsid w:val="008A7816"/>
    <w:rsid w:val="008A787F"/>
    <w:rsid w:val="008A7BBF"/>
    <w:rsid w:val="008A7F6F"/>
    <w:rsid w:val="008A7F8A"/>
    <w:rsid w:val="008B016E"/>
    <w:rsid w:val="008B01F6"/>
    <w:rsid w:val="008B022B"/>
    <w:rsid w:val="008B034C"/>
    <w:rsid w:val="008B055A"/>
    <w:rsid w:val="008B05E3"/>
    <w:rsid w:val="008B062A"/>
    <w:rsid w:val="008B064B"/>
    <w:rsid w:val="008B0721"/>
    <w:rsid w:val="008B072E"/>
    <w:rsid w:val="008B0764"/>
    <w:rsid w:val="008B0954"/>
    <w:rsid w:val="008B09A9"/>
    <w:rsid w:val="008B0AF9"/>
    <w:rsid w:val="008B0B20"/>
    <w:rsid w:val="008B0B73"/>
    <w:rsid w:val="008B0BC1"/>
    <w:rsid w:val="008B0C70"/>
    <w:rsid w:val="008B0D13"/>
    <w:rsid w:val="008B0DD3"/>
    <w:rsid w:val="008B0F0B"/>
    <w:rsid w:val="008B11FD"/>
    <w:rsid w:val="008B1261"/>
    <w:rsid w:val="008B1445"/>
    <w:rsid w:val="008B145A"/>
    <w:rsid w:val="008B14F1"/>
    <w:rsid w:val="008B1624"/>
    <w:rsid w:val="008B17E4"/>
    <w:rsid w:val="008B185B"/>
    <w:rsid w:val="008B1945"/>
    <w:rsid w:val="008B1DEB"/>
    <w:rsid w:val="008B249C"/>
    <w:rsid w:val="008B29EF"/>
    <w:rsid w:val="008B29FC"/>
    <w:rsid w:val="008B2BA0"/>
    <w:rsid w:val="008B2C06"/>
    <w:rsid w:val="008B2CDA"/>
    <w:rsid w:val="008B2D97"/>
    <w:rsid w:val="008B2E9E"/>
    <w:rsid w:val="008B30AA"/>
    <w:rsid w:val="008B30B9"/>
    <w:rsid w:val="008B30C1"/>
    <w:rsid w:val="008B3239"/>
    <w:rsid w:val="008B3A71"/>
    <w:rsid w:val="008B3AEB"/>
    <w:rsid w:val="008B3C86"/>
    <w:rsid w:val="008B3CB3"/>
    <w:rsid w:val="008B3CCE"/>
    <w:rsid w:val="008B3DF0"/>
    <w:rsid w:val="008B3DF5"/>
    <w:rsid w:val="008B3FF2"/>
    <w:rsid w:val="008B4285"/>
    <w:rsid w:val="008B4426"/>
    <w:rsid w:val="008B44B6"/>
    <w:rsid w:val="008B4543"/>
    <w:rsid w:val="008B4566"/>
    <w:rsid w:val="008B45B8"/>
    <w:rsid w:val="008B4617"/>
    <w:rsid w:val="008B4633"/>
    <w:rsid w:val="008B47D3"/>
    <w:rsid w:val="008B4832"/>
    <w:rsid w:val="008B4923"/>
    <w:rsid w:val="008B496C"/>
    <w:rsid w:val="008B4A99"/>
    <w:rsid w:val="008B4B53"/>
    <w:rsid w:val="008B4CEB"/>
    <w:rsid w:val="008B4ED2"/>
    <w:rsid w:val="008B4FD2"/>
    <w:rsid w:val="008B502A"/>
    <w:rsid w:val="008B5294"/>
    <w:rsid w:val="008B5339"/>
    <w:rsid w:val="008B53C1"/>
    <w:rsid w:val="008B54D6"/>
    <w:rsid w:val="008B5554"/>
    <w:rsid w:val="008B557D"/>
    <w:rsid w:val="008B56AB"/>
    <w:rsid w:val="008B59D9"/>
    <w:rsid w:val="008B59FB"/>
    <w:rsid w:val="008B5AAC"/>
    <w:rsid w:val="008B5BAC"/>
    <w:rsid w:val="008B5EF8"/>
    <w:rsid w:val="008B6147"/>
    <w:rsid w:val="008B61D2"/>
    <w:rsid w:val="008B629A"/>
    <w:rsid w:val="008B63C8"/>
    <w:rsid w:val="008B645D"/>
    <w:rsid w:val="008B64EC"/>
    <w:rsid w:val="008B66CB"/>
    <w:rsid w:val="008B66F0"/>
    <w:rsid w:val="008B680D"/>
    <w:rsid w:val="008B6C1C"/>
    <w:rsid w:val="008B6CC9"/>
    <w:rsid w:val="008B6E21"/>
    <w:rsid w:val="008B6E9D"/>
    <w:rsid w:val="008B7083"/>
    <w:rsid w:val="008B71A3"/>
    <w:rsid w:val="008B720D"/>
    <w:rsid w:val="008B72AD"/>
    <w:rsid w:val="008B72B0"/>
    <w:rsid w:val="008B730B"/>
    <w:rsid w:val="008B7514"/>
    <w:rsid w:val="008B75F2"/>
    <w:rsid w:val="008B78E9"/>
    <w:rsid w:val="008B79B4"/>
    <w:rsid w:val="008B7F2B"/>
    <w:rsid w:val="008B7F34"/>
    <w:rsid w:val="008C03DB"/>
    <w:rsid w:val="008C048C"/>
    <w:rsid w:val="008C05A9"/>
    <w:rsid w:val="008C0606"/>
    <w:rsid w:val="008C0658"/>
    <w:rsid w:val="008C0739"/>
    <w:rsid w:val="008C07C8"/>
    <w:rsid w:val="008C084F"/>
    <w:rsid w:val="008C086A"/>
    <w:rsid w:val="008C08A2"/>
    <w:rsid w:val="008C08E8"/>
    <w:rsid w:val="008C0B29"/>
    <w:rsid w:val="008C0D65"/>
    <w:rsid w:val="008C0D6B"/>
    <w:rsid w:val="008C0D79"/>
    <w:rsid w:val="008C0D81"/>
    <w:rsid w:val="008C0EA3"/>
    <w:rsid w:val="008C1714"/>
    <w:rsid w:val="008C1747"/>
    <w:rsid w:val="008C18DA"/>
    <w:rsid w:val="008C1987"/>
    <w:rsid w:val="008C198F"/>
    <w:rsid w:val="008C1A63"/>
    <w:rsid w:val="008C1C37"/>
    <w:rsid w:val="008C1C97"/>
    <w:rsid w:val="008C1DD2"/>
    <w:rsid w:val="008C1F4B"/>
    <w:rsid w:val="008C1FAB"/>
    <w:rsid w:val="008C22E3"/>
    <w:rsid w:val="008C271C"/>
    <w:rsid w:val="008C28A1"/>
    <w:rsid w:val="008C2923"/>
    <w:rsid w:val="008C2A08"/>
    <w:rsid w:val="008C2BEA"/>
    <w:rsid w:val="008C2C9B"/>
    <w:rsid w:val="008C2D6B"/>
    <w:rsid w:val="008C2D8C"/>
    <w:rsid w:val="008C2E81"/>
    <w:rsid w:val="008C312E"/>
    <w:rsid w:val="008C313E"/>
    <w:rsid w:val="008C316F"/>
    <w:rsid w:val="008C35A2"/>
    <w:rsid w:val="008C35E9"/>
    <w:rsid w:val="008C36DB"/>
    <w:rsid w:val="008C3770"/>
    <w:rsid w:val="008C3993"/>
    <w:rsid w:val="008C3A14"/>
    <w:rsid w:val="008C3A31"/>
    <w:rsid w:val="008C3A73"/>
    <w:rsid w:val="008C3AE2"/>
    <w:rsid w:val="008C3C2D"/>
    <w:rsid w:val="008C3CA6"/>
    <w:rsid w:val="008C3D8C"/>
    <w:rsid w:val="008C3F0D"/>
    <w:rsid w:val="008C3FD4"/>
    <w:rsid w:val="008C40C5"/>
    <w:rsid w:val="008C420D"/>
    <w:rsid w:val="008C438F"/>
    <w:rsid w:val="008C43D6"/>
    <w:rsid w:val="008C442E"/>
    <w:rsid w:val="008C4596"/>
    <w:rsid w:val="008C45C8"/>
    <w:rsid w:val="008C468B"/>
    <w:rsid w:val="008C4741"/>
    <w:rsid w:val="008C487C"/>
    <w:rsid w:val="008C4896"/>
    <w:rsid w:val="008C4972"/>
    <w:rsid w:val="008C499C"/>
    <w:rsid w:val="008C49F0"/>
    <w:rsid w:val="008C4B27"/>
    <w:rsid w:val="008C4CE7"/>
    <w:rsid w:val="008C4D8E"/>
    <w:rsid w:val="008C4DAD"/>
    <w:rsid w:val="008C4EF5"/>
    <w:rsid w:val="008C5184"/>
    <w:rsid w:val="008C52E4"/>
    <w:rsid w:val="008C530D"/>
    <w:rsid w:val="008C5656"/>
    <w:rsid w:val="008C5680"/>
    <w:rsid w:val="008C56CF"/>
    <w:rsid w:val="008C57BB"/>
    <w:rsid w:val="008C57CB"/>
    <w:rsid w:val="008C583F"/>
    <w:rsid w:val="008C5CD3"/>
    <w:rsid w:val="008C5E2E"/>
    <w:rsid w:val="008C5F90"/>
    <w:rsid w:val="008C610C"/>
    <w:rsid w:val="008C613B"/>
    <w:rsid w:val="008C63BF"/>
    <w:rsid w:val="008C6418"/>
    <w:rsid w:val="008C6424"/>
    <w:rsid w:val="008C6470"/>
    <w:rsid w:val="008C6512"/>
    <w:rsid w:val="008C67A3"/>
    <w:rsid w:val="008C6BF5"/>
    <w:rsid w:val="008C6C2A"/>
    <w:rsid w:val="008C6CC4"/>
    <w:rsid w:val="008C6CD7"/>
    <w:rsid w:val="008C6E46"/>
    <w:rsid w:val="008C6E68"/>
    <w:rsid w:val="008C6F2E"/>
    <w:rsid w:val="008C6FB8"/>
    <w:rsid w:val="008C70D0"/>
    <w:rsid w:val="008C716F"/>
    <w:rsid w:val="008C71B2"/>
    <w:rsid w:val="008C7200"/>
    <w:rsid w:val="008C744A"/>
    <w:rsid w:val="008C7515"/>
    <w:rsid w:val="008C764C"/>
    <w:rsid w:val="008C7726"/>
    <w:rsid w:val="008C7AFA"/>
    <w:rsid w:val="008C7DCB"/>
    <w:rsid w:val="008C7E16"/>
    <w:rsid w:val="008C7FE6"/>
    <w:rsid w:val="008D0138"/>
    <w:rsid w:val="008D023C"/>
    <w:rsid w:val="008D02B1"/>
    <w:rsid w:val="008D0890"/>
    <w:rsid w:val="008D0C50"/>
    <w:rsid w:val="008D0C7B"/>
    <w:rsid w:val="008D0C8A"/>
    <w:rsid w:val="008D0D58"/>
    <w:rsid w:val="008D0DE4"/>
    <w:rsid w:val="008D0E61"/>
    <w:rsid w:val="008D0E80"/>
    <w:rsid w:val="008D0FCC"/>
    <w:rsid w:val="008D10B3"/>
    <w:rsid w:val="008D10C7"/>
    <w:rsid w:val="008D116B"/>
    <w:rsid w:val="008D1187"/>
    <w:rsid w:val="008D1216"/>
    <w:rsid w:val="008D12E3"/>
    <w:rsid w:val="008D1321"/>
    <w:rsid w:val="008D138E"/>
    <w:rsid w:val="008D165F"/>
    <w:rsid w:val="008D1742"/>
    <w:rsid w:val="008D175A"/>
    <w:rsid w:val="008D18D9"/>
    <w:rsid w:val="008D19CE"/>
    <w:rsid w:val="008D19FE"/>
    <w:rsid w:val="008D1B37"/>
    <w:rsid w:val="008D1BE2"/>
    <w:rsid w:val="008D1BF3"/>
    <w:rsid w:val="008D1CD6"/>
    <w:rsid w:val="008D1D4C"/>
    <w:rsid w:val="008D1F28"/>
    <w:rsid w:val="008D1FD5"/>
    <w:rsid w:val="008D22B2"/>
    <w:rsid w:val="008D2455"/>
    <w:rsid w:val="008D25A1"/>
    <w:rsid w:val="008D2698"/>
    <w:rsid w:val="008D27A1"/>
    <w:rsid w:val="008D27BB"/>
    <w:rsid w:val="008D27F4"/>
    <w:rsid w:val="008D280D"/>
    <w:rsid w:val="008D290F"/>
    <w:rsid w:val="008D29C9"/>
    <w:rsid w:val="008D2A12"/>
    <w:rsid w:val="008D2A80"/>
    <w:rsid w:val="008D2A8B"/>
    <w:rsid w:val="008D2AC1"/>
    <w:rsid w:val="008D2BD4"/>
    <w:rsid w:val="008D2BF6"/>
    <w:rsid w:val="008D2C67"/>
    <w:rsid w:val="008D2DCC"/>
    <w:rsid w:val="008D330F"/>
    <w:rsid w:val="008D3338"/>
    <w:rsid w:val="008D33EC"/>
    <w:rsid w:val="008D353C"/>
    <w:rsid w:val="008D3594"/>
    <w:rsid w:val="008D3691"/>
    <w:rsid w:val="008D37D4"/>
    <w:rsid w:val="008D3844"/>
    <w:rsid w:val="008D3861"/>
    <w:rsid w:val="008D3A09"/>
    <w:rsid w:val="008D3AE3"/>
    <w:rsid w:val="008D3B04"/>
    <w:rsid w:val="008D3DA0"/>
    <w:rsid w:val="008D3E7F"/>
    <w:rsid w:val="008D3F9E"/>
    <w:rsid w:val="008D4190"/>
    <w:rsid w:val="008D428E"/>
    <w:rsid w:val="008D42FC"/>
    <w:rsid w:val="008D44A8"/>
    <w:rsid w:val="008D44DD"/>
    <w:rsid w:val="008D45EC"/>
    <w:rsid w:val="008D4646"/>
    <w:rsid w:val="008D46F8"/>
    <w:rsid w:val="008D4734"/>
    <w:rsid w:val="008D475F"/>
    <w:rsid w:val="008D47A1"/>
    <w:rsid w:val="008D48AE"/>
    <w:rsid w:val="008D48AF"/>
    <w:rsid w:val="008D4969"/>
    <w:rsid w:val="008D4973"/>
    <w:rsid w:val="008D4A0A"/>
    <w:rsid w:val="008D4AC5"/>
    <w:rsid w:val="008D4B3F"/>
    <w:rsid w:val="008D4B45"/>
    <w:rsid w:val="008D4DBA"/>
    <w:rsid w:val="008D4EBE"/>
    <w:rsid w:val="008D532F"/>
    <w:rsid w:val="008D5495"/>
    <w:rsid w:val="008D55AB"/>
    <w:rsid w:val="008D5763"/>
    <w:rsid w:val="008D57CC"/>
    <w:rsid w:val="008D57CE"/>
    <w:rsid w:val="008D584C"/>
    <w:rsid w:val="008D587D"/>
    <w:rsid w:val="008D58F7"/>
    <w:rsid w:val="008D5A71"/>
    <w:rsid w:val="008D5E3C"/>
    <w:rsid w:val="008D5FB0"/>
    <w:rsid w:val="008D6051"/>
    <w:rsid w:val="008D629F"/>
    <w:rsid w:val="008D63D6"/>
    <w:rsid w:val="008D63EF"/>
    <w:rsid w:val="008D64BD"/>
    <w:rsid w:val="008D653A"/>
    <w:rsid w:val="008D6553"/>
    <w:rsid w:val="008D65F2"/>
    <w:rsid w:val="008D6714"/>
    <w:rsid w:val="008D67AF"/>
    <w:rsid w:val="008D6851"/>
    <w:rsid w:val="008D696A"/>
    <w:rsid w:val="008D6A38"/>
    <w:rsid w:val="008D6CE0"/>
    <w:rsid w:val="008D6D30"/>
    <w:rsid w:val="008D6E6B"/>
    <w:rsid w:val="008D712C"/>
    <w:rsid w:val="008D716D"/>
    <w:rsid w:val="008D71DA"/>
    <w:rsid w:val="008D71E8"/>
    <w:rsid w:val="008D735D"/>
    <w:rsid w:val="008D74EE"/>
    <w:rsid w:val="008D76AB"/>
    <w:rsid w:val="008D77A1"/>
    <w:rsid w:val="008D7B6C"/>
    <w:rsid w:val="008D7C53"/>
    <w:rsid w:val="008D7DAD"/>
    <w:rsid w:val="008D7E62"/>
    <w:rsid w:val="008D7EB5"/>
    <w:rsid w:val="008D7F57"/>
    <w:rsid w:val="008D7FDA"/>
    <w:rsid w:val="008DC0A3"/>
    <w:rsid w:val="008E0020"/>
    <w:rsid w:val="008E00B0"/>
    <w:rsid w:val="008E0112"/>
    <w:rsid w:val="008E0205"/>
    <w:rsid w:val="008E03E4"/>
    <w:rsid w:val="008E0442"/>
    <w:rsid w:val="008E0498"/>
    <w:rsid w:val="008E07A3"/>
    <w:rsid w:val="008E07E2"/>
    <w:rsid w:val="008E08C0"/>
    <w:rsid w:val="008E0A96"/>
    <w:rsid w:val="008E0B40"/>
    <w:rsid w:val="008E0E7C"/>
    <w:rsid w:val="008E10C9"/>
    <w:rsid w:val="008E12B5"/>
    <w:rsid w:val="008E151A"/>
    <w:rsid w:val="008E15C8"/>
    <w:rsid w:val="008E15FD"/>
    <w:rsid w:val="008E1689"/>
    <w:rsid w:val="008E16AC"/>
    <w:rsid w:val="008E1901"/>
    <w:rsid w:val="008E1B5E"/>
    <w:rsid w:val="008E1BA5"/>
    <w:rsid w:val="008E1C35"/>
    <w:rsid w:val="008E1D50"/>
    <w:rsid w:val="008E1DDA"/>
    <w:rsid w:val="008E1E12"/>
    <w:rsid w:val="008E1E52"/>
    <w:rsid w:val="008E1EC3"/>
    <w:rsid w:val="008E1FF5"/>
    <w:rsid w:val="008E204B"/>
    <w:rsid w:val="008E23A9"/>
    <w:rsid w:val="008E256B"/>
    <w:rsid w:val="008E2646"/>
    <w:rsid w:val="008E271F"/>
    <w:rsid w:val="008E273C"/>
    <w:rsid w:val="008E2882"/>
    <w:rsid w:val="008E28AD"/>
    <w:rsid w:val="008E2D85"/>
    <w:rsid w:val="008E2F9C"/>
    <w:rsid w:val="008E2FFC"/>
    <w:rsid w:val="008E31E5"/>
    <w:rsid w:val="008E327C"/>
    <w:rsid w:val="008E3286"/>
    <w:rsid w:val="008E3291"/>
    <w:rsid w:val="008E32CB"/>
    <w:rsid w:val="008E350B"/>
    <w:rsid w:val="008E35F8"/>
    <w:rsid w:val="008E36F6"/>
    <w:rsid w:val="008E3837"/>
    <w:rsid w:val="008E38E0"/>
    <w:rsid w:val="008E3922"/>
    <w:rsid w:val="008E3989"/>
    <w:rsid w:val="008E3A10"/>
    <w:rsid w:val="008E3B35"/>
    <w:rsid w:val="008E3B6B"/>
    <w:rsid w:val="008E3D0D"/>
    <w:rsid w:val="008E3F58"/>
    <w:rsid w:val="008E4039"/>
    <w:rsid w:val="008E4130"/>
    <w:rsid w:val="008E4145"/>
    <w:rsid w:val="008E4334"/>
    <w:rsid w:val="008E435D"/>
    <w:rsid w:val="008E4432"/>
    <w:rsid w:val="008E483B"/>
    <w:rsid w:val="008E4909"/>
    <w:rsid w:val="008E4932"/>
    <w:rsid w:val="008E49E2"/>
    <w:rsid w:val="008E4A0A"/>
    <w:rsid w:val="008E5281"/>
    <w:rsid w:val="008E52EA"/>
    <w:rsid w:val="008E536F"/>
    <w:rsid w:val="008E54F8"/>
    <w:rsid w:val="008E5636"/>
    <w:rsid w:val="008E564A"/>
    <w:rsid w:val="008E5712"/>
    <w:rsid w:val="008E5951"/>
    <w:rsid w:val="008E5963"/>
    <w:rsid w:val="008E598E"/>
    <w:rsid w:val="008E5A56"/>
    <w:rsid w:val="008E5BFE"/>
    <w:rsid w:val="008E5E43"/>
    <w:rsid w:val="008E5FEF"/>
    <w:rsid w:val="008E6052"/>
    <w:rsid w:val="008E656F"/>
    <w:rsid w:val="008E65B3"/>
    <w:rsid w:val="008E65E4"/>
    <w:rsid w:val="008E65E7"/>
    <w:rsid w:val="008E6654"/>
    <w:rsid w:val="008E67BD"/>
    <w:rsid w:val="008E6B95"/>
    <w:rsid w:val="008E6CA6"/>
    <w:rsid w:val="008E6D6F"/>
    <w:rsid w:val="008E710C"/>
    <w:rsid w:val="008E742E"/>
    <w:rsid w:val="008E756E"/>
    <w:rsid w:val="008E789C"/>
    <w:rsid w:val="008E79DB"/>
    <w:rsid w:val="008E7B2B"/>
    <w:rsid w:val="008E7E3C"/>
    <w:rsid w:val="008E7E87"/>
    <w:rsid w:val="008F0084"/>
    <w:rsid w:val="008F011C"/>
    <w:rsid w:val="008F029D"/>
    <w:rsid w:val="008F02AF"/>
    <w:rsid w:val="008F0751"/>
    <w:rsid w:val="008F0A8A"/>
    <w:rsid w:val="008F0B2A"/>
    <w:rsid w:val="008F0BE8"/>
    <w:rsid w:val="008F0C01"/>
    <w:rsid w:val="008F0F48"/>
    <w:rsid w:val="008F1054"/>
    <w:rsid w:val="008F12A8"/>
    <w:rsid w:val="008F1485"/>
    <w:rsid w:val="008F15DA"/>
    <w:rsid w:val="008F1784"/>
    <w:rsid w:val="008F18F9"/>
    <w:rsid w:val="008F1935"/>
    <w:rsid w:val="008F1B49"/>
    <w:rsid w:val="008F1C26"/>
    <w:rsid w:val="008F1CE5"/>
    <w:rsid w:val="008F1D51"/>
    <w:rsid w:val="008F1DBD"/>
    <w:rsid w:val="008F1F5B"/>
    <w:rsid w:val="008F20D1"/>
    <w:rsid w:val="008F2390"/>
    <w:rsid w:val="008F2611"/>
    <w:rsid w:val="008F27FB"/>
    <w:rsid w:val="008F2900"/>
    <w:rsid w:val="008F2C12"/>
    <w:rsid w:val="008F30EF"/>
    <w:rsid w:val="008F318F"/>
    <w:rsid w:val="008F31B6"/>
    <w:rsid w:val="008F321F"/>
    <w:rsid w:val="008F32ED"/>
    <w:rsid w:val="008F3358"/>
    <w:rsid w:val="008F3463"/>
    <w:rsid w:val="008F3619"/>
    <w:rsid w:val="008F37F9"/>
    <w:rsid w:val="008F3A37"/>
    <w:rsid w:val="008F3D01"/>
    <w:rsid w:val="008F3F9E"/>
    <w:rsid w:val="008F4080"/>
    <w:rsid w:val="008F4196"/>
    <w:rsid w:val="008F4230"/>
    <w:rsid w:val="008F428C"/>
    <w:rsid w:val="008F4391"/>
    <w:rsid w:val="008F45C6"/>
    <w:rsid w:val="008F48F9"/>
    <w:rsid w:val="008F49BB"/>
    <w:rsid w:val="008F4A0E"/>
    <w:rsid w:val="008F4C5B"/>
    <w:rsid w:val="008F4CE6"/>
    <w:rsid w:val="008F4D25"/>
    <w:rsid w:val="008F4D6B"/>
    <w:rsid w:val="008F4E36"/>
    <w:rsid w:val="008F4E90"/>
    <w:rsid w:val="008F507B"/>
    <w:rsid w:val="008F5386"/>
    <w:rsid w:val="008F53B0"/>
    <w:rsid w:val="008F5459"/>
    <w:rsid w:val="008F5486"/>
    <w:rsid w:val="008F557D"/>
    <w:rsid w:val="008F5670"/>
    <w:rsid w:val="008F569A"/>
    <w:rsid w:val="008F56CC"/>
    <w:rsid w:val="008F5885"/>
    <w:rsid w:val="008F58D7"/>
    <w:rsid w:val="008F5A73"/>
    <w:rsid w:val="008F5B35"/>
    <w:rsid w:val="008F5B96"/>
    <w:rsid w:val="008F5CF1"/>
    <w:rsid w:val="008F5D6D"/>
    <w:rsid w:val="008F5E11"/>
    <w:rsid w:val="008F5FA8"/>
    <w:rsid w:val="008F5FCD"/>
    <w:rsid w:val="008F5FE3"/>
    <w:rsid w:val="008F602A"/>
    <w:rsid w:val="008F61A9"/>
    <w:rsid w:val="008F63B6"/>
    <w:rsid w:val="008F63C6"/>
    <w:rsid w:val="008F658C"/>
    <w:rsid w:val="008F68EB"/>
    <w:rsid w:val="008F6B2A"/>
    <w:rsid w:val="008F6BD2"/>
    <w:rsid w:val="008F6D94"/>
    <w:rsid w:val="008F6E78"/>
    <w:rsid w:val="008F6F78"/>
    <w:rsid w:val="008F708A"/>
    <w:rsid w:val="008F7122"/>
    <w:rsid w:val="008F7138"/>
    <w:rsid w:val="008F721A"/>
    <w:rsid w:val="008F7223"/>
    <w:rsid w:val="008F7227"/>
    <w:rsid w:val="008F738F"/>
    <w:rsid w:val="008F74AF"/>
    <w:rsid w:val="008F7510"/>
    <w:rsid w:val="008F75DF"/>
    <w:rsid w:val="008F760C"/>
    <w:rsid w:val="008F764C"/>
    <w:rsid w:val="008F78EA"/>
    <w:rsid w:val="008F7976"/>
    <w:rsid w:val="008F7AD2"/>
    <w:rsid w:val="008F7BD4"/>
    <w:rsid w:val="008F7EC3"/>
    <w:rsid w:val="008F7F3F"/>
    <w:rsid w:val="009000DF"/>
    <w:rsid w:val="00900208"/>
    <w:rsid w:val="009003C1"/>
    <w:rsid w:val="0090042E"/>
    <w:rsid w:val="00900730"/>
    <w:rsid w:val="009007AE"/>
    <w:rsid w:val="009009DE"/>
    <w:rsid w:val="00900E06"/>
    <w:rsid w:val="00901109"/>
    <w:rsid w:val="00901221"/>
    <w:rsid w:val="0090127B"/>
    <w:rsid w:val="00901588"/>
    <w:rsid w:val="00901774"/>
    <w:rsid w:val="009019DD"/>
    <w:rsid w:val="00901AB6"/>
    <w:rsid w:val="00901BFA"/>
    <w:rsid w:val="00901C0D"/>
    <w:rsid w:val="00901E62"/>
    <w:rsid w:val="00901F2D"/>
    <w:rsid w:val="00901FBE"/>
    <w:rsid w:val="009020F0"/>
    <w:rsid w:val="00902206"/>
    <w:rsid w:val="009022FE"/>
    <w:rsid w:val="00902464"/>
    <w:rsid w:val="0090249E"/>
    <w:rsid w:val="009024D6"/>
    <w:rsid w:val="00902504"/>
    <w:rsid w:val="00902637"/>
    <w:rsid w:val="0090266D"/>
    <w:rsid w:val="009027D1"/>
    <w:rsid w:val="00902A17"/>
    <w:rsid w:val="00902AC8"/>
    <w:rsid w:val="00902AFE"/>
    <w:rsid w:val="00902D1A"/>
    <w:rsid w:val="00902ED1"/>
    <w:rsid w:val="00902F1B"/>
    <w:rsid w:val="00903164"/>
    <w:rsid w:val="00903197"/>
    <w:rsid w:val="009031B1"/>
    <w:rsid w:val="009031FC"/>
    <w:rsid w:val="0090324B"/>
    <w:rsid w:val="0090365C"/>
    <w:rsid w:val="0090375C"/>
    <w:rsid w:val="009038DB"/>
    <w:rsid w:val="00903912"/>
    <w:rsid w:val="009039B9"/>
    <w:rsid w:val="00903A9B"/>
    <w:rsid w:val="00903AF2"/>
    <w:rsid w:val="00903B27"/>
    <w:rsid w:val="00903BC4"/>
    <w:rsid w:val="00903D60"/>
    <w:rsid w:val="00904054"/>
    <w:rsid w:val="009040C1"/>
    <w:rsid w:val="009040C5"/>
    <w:rsid w:val="00904190"/>
    <w:rsid w:val="00904614"/>
    <w:rsid w:val="00904866"/>
    <w:rsid w:val="0090495F"/>
    <w:rsid w:val="00904987"/>
    <w:rsid w:val="009049C4"/>
    <w:rsid w:val="00904A07"/>
    <w:rsid w:val="00904AB3"/>
    <w:rsid w:val="00904AF8"/>
    <w:rsid w:val="00904BB8"/>
    <w:rsid w:val="00904C07"/>
    <w:rsid w:val="00904C3D"/>
    <w:rsid w:val="00904CF5"/>
    <w:rsid w:val="00904DA1"/>
    <w:rsid w:val="0090513F"/>
    <w:rsid w:val="00905197"/>
    <w:rsid w:val="00905330"/>
    <w:rsid w:val="009054E8"/>
    <w:rsid w:val="0090553A"/>
    <w:rsid w:val="0090555C"/>
    <w:rsid w:val="0090567C"/>
    <w:rsid w:val="00905718"/>
    <w:rsid w:val="0090583C"/>
    <w:rsid w:val="00905878"/>
    <w:rsid w:val="009058F9"/>
    <w:rsid w:val="00905A1A"/>
    <w:rsid w:val="00905C49"/>
    <w:rsid w:val="00905D78"/>
    <w:rsid w:val="00905EA5"/>
    <w:rsid w:val="00905F52"/>
    <w:rsid w:val="00905F66"/>
    <w:rsid w:val="00906004"/>
    <w:rsid w:val="009060A1"/>
    <w:rsid w:val="009061B7"/>
    <w:rsid w:val="00906223"/>
    <w:rsid w:val="00906270"/>
    <w:rsid w:val="00906441"/>
    <w:rsid w:val="0090645B"/>
    <w:rsid w:val="009065D3"/>
    <w:rsid w:val="00906751"/>
    <w:rsid w:val="0090675A"/>
    <w:rsid w:val="009067F5"/>
    <w:rsid w:val="0090681C"/>
    <w:rsid w:val="009069D0"/>
    <w:rsid w:val="009071C8"/>
    <w:rsid w:val="009074A8"/>
    <w:rsid w:val="009079FA"/>
    <w:rsid w:val="00907E0B"/>
    <w:rsid w:val="00907FE5"/>
    <w:rsid w:val="00910021"/>
    <w:rsid w:val="009100C1"/>
    <w:rsid w:val="00910286"/>
    <w:rsid w:val="0091079A"/>
    <w:rsid w:val="00910859"/>
    <w:rsid w:val="009108C7"/>
    <w:rsid w:val="00910B0F"/>
    <w:rsid w:val="00910B81"/>
    <w:rsid w:val="00911058"/>
    <w:rsid w:val="009110F5"/>
    <w:rsid w:val="00911152"/>
    <w:rsid w:val="0091132C"/>
    <w:rsid w:val="00911585"/>
    <w:rsid w:val="00911736"/>
    <w:rsid w:val="0091195C"/>
    <w:rsid w:val="0091196B"/>
    <w:rsid w:val="00911979"/>
    <w:rsid w:val="00911991"/>
    <w:rsid w:val="00911D1D"/>
    <w:rsid w:val="00911EAB"/>
    <w:rsid w:val="0091216A"/>
    <w:rsid w:val="009121C5"/>
    <w:rsid w:val="009123F7"/>
    <w:rsid w:val="00912448"/>
    <w:rsid w:val="00912457"/>
    <w:rsid w:val="009126C5"/>
    <w:rsid w:val="009127A8"/>
    <w:rsid w:val="0091295E"/>
    <w:rsid w:val="009129BB"/>
    <w:rsid w:val="00912A02"/>
    <w:rsid w:val="00912AA6"/>
    <w:rsid w:val="00912B31"/>
    <w:rsid w:val="00913046"/>
    <w:rsid w:val="009130A1"/>
    <w:rsid w:val="0091320A"/>
    <w:rsid w:val="0091322E"/>
    <w:rsid w:val="00913344"/>
    <w:rsid w:val="009133F3"/>
    <w:rsid w:val="0091354D"/>
    <w:rsid w:val="0091366D"/>
    <w:rsid w:val="009136F0"/>
    <w:rsid w:val="0091388A"/>
    <w:rsid w:val="0091390D"/>
    <w:rsid w:val="00913953"/>
    <w:rsid w:val="00913996"/>
    <w:rsid w:val="00913B3A"/>
    <w:rsid w:val="00913C0C"/>
    <w:rsid w:val="00913FFA"/>
    <w:rsid w:val="00914088"/>
    <w:rsid w:val="00914102"/>
    <w:rsid w:val="0091427E"/>
    <w:rsid w:val="0091432F"/>
    <w:rsid w:val="0091450F"/>
    <w:rsid w:val="00914583"/>
    <w:rsid w:val="009148E4"/>
    <w:rsid w:val="00914AB2"/>
    <w:rsid w:val="00914B33"/>
    <w:rsid w:val="00914CDB"/>
    <w:rsid w:val="00914D4C"/>
    <w:rsid w:val="0091514B"/>
    <w:rsid w:val="009151BE"/>
    <w:rsid w:val="0091527B"/>
    <w:rsid w:val="009157FB"/>
    <w:rsid w:val="00915880"/>
    <w:rsid w:val="00915B7A"/>
    <w:rsid w:val="00915C8C"/>
    <w:rsid w:val="00915E1C"/>
    <w:rsid w:val="00915E58"/>
    <w:rsid w:val="00915F18"/>
    <w:rsid w:val="00915F51"/>
    <w:rsid w:val="0091650B"/>
    <w:rsid w:val="0091658D"/>
    <w:rsid w:val="009165F3"/>
    <w:rsid w:val="009166BE"/>
    <w:rsid w:val="00916979"/>
    <w:rsid w:val="00916B21"/>
    <w:rsid w:val="00916B90"/>
    <w:rsid w:val="00916B91"/>
    <w:rsid w:val="00916F99"/>
    <w:rsid w:val="00916F9C"/>
    <w:rsid w:val="0091702E"/>
    <w:rsid w:val="0091704C"/>
    <w:rsid w:val="00917112"/>
    <w:rsid w:val="00917120"/>
    <w:rsid w:val="00917832"/>
    <w:rsid w:val="00917835"/>
    <w:rsid w:val="009178DB"/>
    <w:rsid w:val="0091790D"/>
    <w:rsid w:val="00917973"/>
    <w:rsid w:val="0091799B"/>
    <w:rsid w:val="00917C29"/>
    <w:rsid w:val="00917D2D"/>
    <w:rsid w:val="00917D61"/>
    <w:rsid w:val="00917F03"/>
    <w:rsid w:val="00920082"/>
    <w:rsid w:val="00920229"/>
    <w:rsid w:val="009202C0"/>
    <w:rsid w:val="009203EA"/>
    <w:rsid w:val="009204B3"/>
    <w:rsid w:val="00920549"/>
    <w:rsid w:val="009206BF"/>
    <w:rsid w:val="009207B4"/>
    <w:rsid w:val="00920806"/>
    <w:rsid w:val="00920833"/>
    <w:rsid w:val="009209D2"/>
    <w:rsid w:val="00920D42"/>
    <w:rsid w:val="00920DBF"/>
    <w:rsid w:val="00920ECE"/>
    <w:rsid w:val="00920F1D"/>
    <w:rsid w:val="00920FE4"/>
    <w:rsid w:val="00921035"/>
    <w:rsid w:val="0092104D"/>
    <w:rsid w:val="009210C3"/>
    <w:rsid w:val="009211FA"/>
    <w:rsid w:val="0092121E"/>
    <w:rsid w:val="009213EB"/>
    <w:rsid w:val="0092153B"/>
    <w:rsid w:val="0092155B"/>
    <w:rsid w:val="00921773"/>
    <w:rsid w:val="009218E4"/>
    <w:rsid w:val="0092194B"/>
    <w:rsid w:val="00921964"/>
    <w:rsid w:val="009219D2"/>
    <w:rsid w:val="00921A8D"/>
    <w:rsid w:val="00921ADF"/>
    <w:rsid w:val="00921C6A"/>
    <w:rsid w:val="00921C76"/>
    <w:rsid w:val="00921E41"/>
    <w:rsid w:val="009220E9"/>
    <w:rsid w:val="00922259"/>
    <w:rsid w:val="00922473"/>
    <w:rsid w:val="009224A9"/>
    <w:rsid w:val="009224AB"/>
    <w:rsid w:val="009224D2"/>
    <w:rsid w:val="00922536"/>
    <w:rsid w:val="00922592"/>
    <w:rsid w:val="009225E5"/>
    <w:rsid w:val="00922856"/>
    <w:rsid w:val="009228C2"/>
    <w:rsid w:val="00922A55"/>
    <w:rsid w:val="00922BC0"/>
    <w:rsid w:val="00922D17"/>
    <w:rsid w:val="00922D96"/>
    <w:rsid w:val="00922E27"/>
    <w:rsid w:val="00922F7F"/>
    <w:rsid w:val="0092305C"/>
    <w:rsid w:val="0092306C"/>
    <w:rsid w:val="0092308B"/>
    <w:rsid w:val="00923179"/>
    <w:rsid w:val="0092322B"/>
    <w:rsid w:val="0092336F"/>
    <w:rsid w:val="009234EC"/>
    <w:rsid w:val="00923669"/>
    <w:rsid w:val="00923679"/>
    <w:rsid w:val="009238EA"/>
    <w:rsid w:val="00923DEF"/>
    <w:rsid w:val="00923E1F"/>
    <w:rsid w:val="00923E8D"/>
    <w:rsid w:val="00923FCC"/>
    <w:rsid w:val="0092408D"/>
    <w:rsid w:val="009240B2"/>
    <w:rsid w:val="009241A4"/>
    <w:rsid w:val="0092420C"/>
    <w:rsid w:val="00924312"/>
    <w:rsid w:val="00924365"/>
    <w:rsid w:val="009243AA"/>
    <w:rsid w:val="009243ED"/>
    <w:rsid w:val="009244C7"/>
    <w:rsid w:val="00924500"/>
    <w:rsid w:val="00924583"/>
    <w:rsid w:val="009246CE"/>
    <w:rsid w:val="009247D7"/>
    <w:rsid w:val="009247EB"/>
    <w:rsid w:val="009248E8"/>
    <w:rsid w:val="00924BDB"/>
    <w:rsid w:val="00924D50"/>
    <w:rsid w:val="00924F9B"/>
    <w:rsid w:val="0092503B"/>
    <w:rsid w:val="00925062"/>
    <w:rsid w:val="009250A4"/>
    <w:rsid w:val="00925358"/>
    <w:rsid w:val="009253C8"/>
    <w:rsid w:val="00925557"/>
    <w:rsid w:val="009255C3"/>
    <w:rsid w:val="00925AC0"/>
    <w:rsid w:val="00925AE4"/>
    <w:rsid w:val="00925C0F"/>
    <w:rsid w:val="00925D0D"/>
    <w:rsid w:val="00925DA9"/>
    <w:rsid w:val="00925E1D"/>
    <w:rsid w:val="00925E59"/>
    <w:rsid w:val="00925E7A"/>
    <w:rsid w:val="00926030"/>
    <w:rsid w:val="009260E9"/>
    <w:rsid w:val="009261CF"/>
    <w:rsid w:val="0092622D"/>
    <w:rsid w:val="00926324"/>
    <w:rsid w:val="0092634D"/>
    <w:rsid w:val="0092644B"/>
    <w:rsid w:val="00926581"/>
    <w:rsid w:val="009265D7"/>
    <w:rsid w:val="0092663A"/>
    <w:rsid w:val="00926699"/>
    <w:rsid w:val="00926837"/>
    <w:rsid w:val="0092685D"/>
    <w:rsid w:val="00926871"/>
    <w:rsid w:val="0092687A"/>
    <w:rsid w:val="0092694B"/>
    <w:rsid w:val="00926978"/>
    <w:rsid w:val="00926D9E"/>
    <w:rsid w:val="00926F0A"/>
    <w:rsid w:val="00927040"/>
    <w:rsid w:val="00927132"/>
    <w:rsid w:val="0092721C"/>
    <w:rsid w:val="00927389"/>
    <w:rsid w:val="009273CF"/>
    <w:rsid w:val="00927468"/>
    <w:rsid w:val="0092753E"/>
    <w:rsid w:val="00927670"/>
    <w:rsid w:val="009279AE"/>
    <w:rsid w:val="00927A69"/>
    <w:rsid w:val="00927BCA"/>
    <w:rsid w:val="00927C7B"/>
    <w:rsid w:val="00927CAA"/>
    <w:rsid w:val="00927E1A"/>
    <w:rsid w:val="00927F54"/>
    <w:rsid w:val="00930133"/>
    <w:rsid w:val="00930355"/>
    <w:rsid w:val="00930417"/>
    <w:rsid w:val="009305BC"/>
    <w:rsid w:val="009305C4"/>
    <w:rsid w:val="00930884"/>
    <w:rsid w:val="009308DC"/>
    <w:rsid w:val="00930C54"/>
    <w:rsid w:val="00930CE7"/>
    <w:rsid w:val="00930D19"/>
    <w:rsid w:val="00930E94"/>
    <w:rsid w:val="00930F99"/>
    <w:rsid w:val="009313F9"/>
    <w:rsid w:val="00931481"/>
    <w:rsid w:val="009314B1"/>
    <w:rsid w:val="009314E3"/>
    <w:rsid w:val="00931677"/>
    <w:rsid w:val="0093173F"/>
    <w:rsid w:val="00931786"/>
    <w:rsid w:val="00931CEC"/>
    <w:rsid w:val="00931DBA"/>
    <w:rsid w:val="00931E27"/>
    <w:rsid w:val="00931E7D"/>
    <w:rsid w:val="00931FCC"/>
    <w:rsid w:val="00931FE4"/>
    <w:rsid w:val="009320C2"/>
    <w:rsid w:val="00932370"/>
    <w:rsid w:val="0093254E"/>
    <w:rsid w:val="0093266C"/>
    <w:rsid w:val="009326CE"/>
    <w:rsid w:val="009326ED"/>
    <w:rsid w:val="0093270E"/>
    <w:rsid w:val="00932771"/>
    <w:rsid w:val="00932831"/>
    <w:rsid w:val="0093295C"/>
    <w:rsid w:val="00932A58"/>
    <w:rsid w:val="00932B85"/>
    <w:rsid w:val="00932C6F"/>
    <w:rsid w:val="00932CC2"/>
    <w:rsid w:val="00932E2C"/>
    <w:rsid w:val="00933235"/>
    <w:rsid w:val="00933249"/>
    <w:rsid w:val="0093328E"/>
    <w:rsid w:val="009333F1"/>
    <w:rsid w:val="00933702"/>
    <w:rsid w:val="00933728"/>
    <w:rsid w:val="00933740"/>
    <w:rsid w:val="0093379C"/>
    <w:rsid w:val="00933921"/>
    <w:rsid w:val="00933E4E"/>
    <w:rsid w:val="00933E85"/>
    <w:rsid w:val="00934109"/>
    <w:rsid w:val="009341A0"/>
    <w:rsid w:val="009343E7"/>
    <w:rsid w:val="0093441B"/>
    <w:rsid w:val="00934435"/>
    <w:rsid w:val="009344B0"/>
    <w:rsid w:val="00934B55"/>
    <w:rsid w:val="00934C84"/>
    <w:rsid w:val="00934E30"/>
    <w:rsid w:val="00934E96"/>
    <w:rsid w:val="00934EAD"/>
    <w:rsid w:val="00934F76"/>
    <w:rsid w:val="00934F7B"/>
    <w:rsid w:val="009350AA"/>
    <w:rsid w:val="009350F3"/>
    <w:rsid w:val="009351C3"/>
    <w:rsid w:val="00935373"/>
    <w:rsid w:val="009353BC"/>
    <w:rsid w:val="009354D3"/>
    <w:rsid w:val="009355BB"/>
    <w:rsid w:val="009355DA"/>
    <w:rsid w:val="0093568E"/>
    <w:rsid w:val="00935690"/>
    <w:rsid w:val="0093596C"/>
    <w:rsid w:val="009359DB"/>
    <w:rsid w:val="00935AC2"/>
    <w:rsid w:val="00935B04"/>
    <w:rsid w:val="00935C03"/>
    <w:rsid w:val="00935CC5"/>
    <w:rsid w:val="00935D55"/>
    <w:rsid w:val="00935EBA"/>
    <w:rsid w:val="009360C4"/>
    <w:rsid w:val="009361EE"/>
    <w:rsid w:val="009362BD"/>
    <w:rsid w:val="009362F3"/>
    <w:rsid w:val="009363F9"/>
    <w:rsid w:val="009364EA"/>
    <w:rsid w:val="009364FC"/>
    <w:rsid w:val="0093655C"/>
    <w:rsid w:val="0093677D"/>
    <w:rsid w:val="009369C7"/>
    <w:rsid w:val="009369DA"/>
    <w:rsid w:val="00936A00"/>
    <w:rsid w:val="00936ACC"/>
    <w:rsid w:val="00936DAE"/>
    <w:rsid w:val="00936DD7"/>
    <w:rsid w:val="00936F05"/>
    <w:rsid w:val="009371AD"/>
    <w:rsid w:val="00937289"/>
    <w:rsid w:val="009372A8"/>
    <w:rsid w:val="009373BE"/>
    <w:rsid w:val="009374F6"/>
    <w:rsid w:val="00937713"/>
    <w:rsid w:val="00937737"/>
    <w:rsid w:val="00937759"/>
    <w:rsid w:val="009377BD"/>
    <w:rsid w:val="00937932"/>
    <w:rsid w:val="00937990"/>
    <w:rsid w:val="00937A93"/>
    <w:rsid w:val="00937BE3"/>
    <w:rsid w:val="00937CA1"/>
    <w:rsid w:val="00937CD5"/>
    <w:rsid w:val="00937D1C"/>
    <w:rsid w:val="00937DE8"/>
    <w:rsid w:val="00937E61"/>
    <w:rsid w:val="00937E7A"/>
    <w:rsid w:val="00937F3D"/>
    <w:rsid w:val="009400D8"/>
    <w:rsid w:val="00940198"/>
    <w:rsid w:val="009401D5"/>
    <w:rsid w:val="00940277"/>
    <w:rsid w:val="009402AB"/>
    <w:rsid w:val="00940549"/>
    <w:rsid w:val="009406D5"/>
    <w:rsid w:val="009407B6"/>
    <w:rsid w:val="0094080D"/>
    <w:rsid w:val="009409B6"/>
    <w:rsid w:val="00940ACE"/>
    <w:rsid w:val="00940CBF"/>
    <w:rsid w:val="00940ED2"/>
    <w:rsid w:val="00941175"/>
    <w:rsid w:val="0094125F"/>
    <w:rsid w:val="00941495"/>
    <w:rsid w:val="00941646"/>
    <w:rsid w:val="009417EB"/>
    <w:rsid w:val="0094192B"/>
    <w:rsid w:val="00941A01"/>
    <w:rsid w:val="00941D52"/>
    <w:rsid w:val="00941DA1"/>
    <w:rsid w:val="00941DEA"/>
    <w:rsid w:val="00941E56"/>
    <w:rsid w:val="009420D7"/>
    <w:rsid w:val="0094211E"/>
    <w:rsid w:val="00942251"/>
    <w:rsid w:val="00942344"/>
    <w:rsid w:val="00942370"/>
    <w:rsid w:val="009423ED"/>
    <w:rsid w:val="00942492"/>
    <w:rsid w:val="00942505"/>
    <w:rsid w:val="00942546"/>
    <w:rsid w:val="0094259E"/>
    <w:rsid w:val="009425A9"/>
    <w:rsid w:val="0094275B"/>
    <w:rsid w:val="009427A3"/>
    <w:rsid w:val="00942979"/>
    <w:rsid w:val="00942996"/>
    <w:rsid w:val="00942BB4"/>
    <w:rsid w:val="00942F78"/>
    <w:rsid w:val="00942F9C"/>
    <w:rsid w:val="00942FE2"/>
    <w:rsid w:val="00942FF1"/>
    <w:rsid w:val="00943012"/>
    <w:rsid w:val="00943030"/>
    <w:rsid w:val="00943131"/>
    <w:rsid w:val="00943231"/>
    <w:rsid w:val="00943318"/>
    <w:rsid w:val="0094331A"/>
    <w:rsid w:val="00943344"/>
    <w:rsid w:val="009433D6"/>
    <w:rsid w:val="0094363C"/>
    <w:rsid w:val="009436F9"/>
    <w:rsid w:val="009437F3"/>
    <w:rsid w:val="0094385A"/>
    <w:rsid w:val="00943A7B"/>
    <w:rsid w:val="00943B95"/>
    <w:rsid w:val="00943C41"/>
    <w:rsid w:val="00943DAD"/>
    <w:rsid w:val="00943EBE"/>
    <w:rsid w:val="00943ECF"/>
    <w:rsid w:val="00944362"/>
    <w:rsid w:val="00944678"/>
    <w:rsid w:val="00944775"/>
    <w:rsid w:val="00944888"/>
    <w:rsid w:val="009448CE"/>
    <w:rsid w:val="00944B2F"/>
    <w:rsid w:val="00944CFB"/>
    <w:rsid w:val="00944DF5"/>
    <w:rsid w:val="0094525E"/>
    <w:rsid w:val="009455E2"/>
    <w:rsid w:val="00945603"/>
    <w:rsid w:val="00945862"/>
    <w:rsid w:val="00945892"/>
    <w:rsid w:val="009458B7"/>
    <w:rsid w:val="00945913"/>
    <w:rsid w:val="009459AB"/>
    <w:rsid w:val="00945A29"/>
    <w:rsid w:val="00945C37"/>
    <w:rsid w:val="00945CA3"/>
    <w:rsid w:val="00945CB0"/>
    <w:rsid w:val="00945D0D"/>
    <w:rsid w:val="00945DD2"/>
    <w:rsid w:val="00945F8A"/>
    <w:rsid w:val="00945FBD"/>
    <w:rsid w:val="00946148"/>
    <w:rsid w:val="00946267"/>
    <w:rsid w:val="0094631E"/>
    <w:rsid w:val="009463D7"/>
    <w:rsid w:val="00946540"/>
    <w:rsid w:val="009465A5"/>
    <w:rsid w:val="00946605"/>
    <w:rsid w:val="009466B5"/>
    <w:rsid w:val="0094673B"/>
    <w:rsid w:val="009467E3"/>
    <w:rsid w:val="009468DD"/>
    <w:rsid w:val="009468F7"/>
    <w:rsid w:val="00946972"/>
    <w:rsid w:val="00946AA9"/>
    <w:rsid w:val="00946D35"/>
    <w:rsid w:val="00946E76"/>
    <w:rsid w:val="00946FFD"/>
    <w:rsid w:val="00947252"/>
    <w:rsid w:val="0094726A"/>
    <w:rsid w:val="009474DD"/>
    <w:rsid w:val="00947888"/>
    <w:rsid w:val="00947962"/>
    <w:rsid w:val="00947AE4"/>
    <w:rsid w:val="00947CF8"/>
    <w:rsid w:val="00947F67"/>
    <w:rsid w:val="00950277"/>
    <w:rsid w:val="00950284"/>
    <w:rsid w:val="009502B4"/>
    <w:rsid w:val="0095044A"/>
    <w:rsid w:val="00950459"/>
    <w:rsid w:val="00950502"/>
    <w:rsid w:val="0095058D"/>
    <w:rsid w:val="009505AB"/>
    <w:rsid w:val="00950689"/>
    <w:rsid w:val="009506DD"/>
    <w:rsid w:val="00950895"/>
    <w:rsid w:val="009509E3"/>
    <w:rsid w:val="00950A31"/>
    <w:rsid w:val="00950A4F"/>
    <w:rsid w:val="00950B11"/>
    <w:rsid w:val="00950C1A"/>
    <w:rsid w:val="00950D96"/>
    <w:rsid w:val="00950DD0"/>
    <w:rsid w:val="00950F6A"/>
    <w:rsid w:val="00950FC1"/>
    <w:rsid w:val="00951115"/>
    <w:rsid w:val="009513AD"/>
    <w:rsid w:val="009514C6"/>
    <w:rsid w:val="0095160B"/>
    <w:rsid w:val="0095160F"/>
    <w:rsid w:val="00951677"/>
    <w:rsid w:val="009516C8"/>
    <w:rsid w:val="009516E6"/>
    <w:rsid w:val="0095179C"/>
    <w:rsid w:val="009518C0"/>
    <w:rsid w:val="00951AC2"/>
    <w:rsid w:val="00951BD6"/>
    <w:rsid w:val="00951C5A"/>
    <w:rsid w:val="00951DCC"/>
    <w:rsid w:val="00951E43"/>
    <w:rsid w:val="00951EE0"/>
    <w:rsid w:val="0095204C"/>
    <w:rsid w:val="00952073"/>
    <w:rsid w:val="00952231"/>
    <w:rsid w:val="0095230B"/>
    <w:rsid w:val="009523C4"/>
    <w:rsid w:val="00952495"/>
    <w:rsid w:val="009527E7"/>
    <w:rsid w:val="009528BC"/>
    <w:rsid w:val="009529EA"/>
    <w:rsid w:val="00952B96"/>
    <w:rsid w:val="00952BEE"/>
    <w:rsid w:val="00952D38"/>
    <w:rsid w:val="00952DA9"/>
    <w:rsid w:val="00952DE9"/>
    <w:rsid w:val="00952E21"/>
    <w:rsid w:val="00952ECA"/>
    <w:rsid w:val="00952FBE"/>
    <w:rsid w:val="009533D7"/>
    <w:rsid w:val="00953795"/>
    <w:rsid w:val="00953C37"/>
    <w:rsid w:val="00953D9B"/>
    <w:rsid w:val="00953EF0"/>
    <w:rsid w:val="00954060"/>
    <w:rsid w:val="009540CF"/>
    <w:rsid w:val="009542E1"/>
    <w:rsid w:val="00954316"/>
    <w:rsid w:val="0095435F"/>
    <w:rsid w:val="009546EE"/>
    <w:rsid w:val="009547A6"/>
    <w:rsid w:val="00954827"/>
    <w:rsid w:val="00954890"/>
    <w:rsid w:val="009548A7"/>
    <w:rsid w:val="00954AED"/>
    <w:rsid w:val="00954C08"/>
    <w:rsid w:val="00954CA9"/>
    <w:rsid w:val="00954D27"/>
    <w:rsid w:val="00954D5F"/>
    <w:rsid w:val="0095526C"/>
    <w:rsid w:val="0095537C"/>
    <w:rsid w:val="009553BC"/>
    <w:rsid w:val="0095572A"/>
    <w:rsid w:val="009557F3"/>
    <w:rsid w:val="009558F0"/>
    <w:rsid w:val="00955981"/>
    <w:rsid w:val="0095599D"/>
    <w:rsid w:val="009559D7"/>
    <w:rsid w:val="00955B2D"/>
    <w:rsid w:val="00955D54"/>
    <w:rsid w:val="00955E8C"/>
    <w:rsid w:val="00955F6F"/>
    <w:rsid w:val="009562C3"/>
    <w:rsid w:val="0095635C"/>
    <w:rsid w:val="0095656E"/>
    <w:rsid w:val="00956983"/>
    <w:rsid w:val="00956A68"/>
    <w:rsid w:val="00956BBC"/>
    <w:rsid w:val="00956CC0"/>
    <w:rsid w:val="00956DDF"/>
    <w:rsid w:val="00956EB6"/>
    <w:rsid w:val="00956F8A"/>
    <w:rsid w:val="00957024"/>
    <w:rsid w:val="009571BF"/>
    <w:rsid w:val="00957281"/>
    <w:rsid w:val="009575B6"/>
    <w:rsid w:val="0095764D"/>
    <w:rsid w:val="009577C7"/>
    <w:rsid w:val="009578FD"/>
    <w:rsid w:val="009579D9"/>
    <w:rsid w:val="00957A03"/>
    <w:rsid w:val="00957B2E"/>
    <w:rsid w:val="00957B3B"/>
    <w:rsid w:val="00957C0C"/>
    <w:rsid w:val="00957D8B"/>
    <w:rsid w:val="00957DAE"/>
    <w:rsid w:val="00957E29"/>
    <w:rsid w:val="00957E9D"/>
    <w:rsid w:val="00957FBB"/>
    <w:rsid w:val="00960011"/>
    <w:rsid w:val="009602EE"/>
    <w:rsid w:val="0096033C"/>
    <w:rsid w:val="0096034C"/>
    <w:rsid w:val="00960392"/>
    <w:rsid w:val="00960529"/>
    <w:rsid w:val="009605AE"/>
    <w:rsid w:val="009607F0"/>
    <w:rsid w:val="0096082B"/>
    <w:rsid w:val="00960959"/>
    <w:rsid w:val="009609CB"/>
    <w:rsid w:val="00960C1A"/>
    <w:rsid w:val="00960D1D"/>
    <w:rsid w:val="00960E7A"/>
    <w:rsid w:val="00960F3A"/>
    <w:rsid w:val="00960FB0"/>
    <w:rsid w:val="009613AF"/>
    <w:rsid w:val="00961773"/>
    <w:rsid w:val="00961790"/>
    <w:rsid w:val="0096193C"/>
    <w:rsid w:val="00961ADF"/>
    <w:rsid w:val="00961D6B"/>
    <w:rsid w:val="00961D8F"/>
    <w:rsid w:val="00961E8C"/>
    <w:rsid w:val="00961FA0"/>
    <w:rsid w:val="00961FAB"/>
    <w:rsid w:val="0096207B"/>
    <w:rsid w:val="00962094"/>
    <w:rsid w:val="009623C1"/>
    <w:rsid w:val="009623FF"/>
    <w:rsid w:val="0096276E"/>
    <w:rsid w:val="00962828"/>
    <w:rsid w:val="00962ADB"/>
    <w:rsid w:val="00962B38"/>
    <w:rsid w:val="00962B7E"/>
    <w:rsid w:val="00962C04"/>
    <w:rsid w:val="00962C8B"/>
    <w:rsid w:val="00962D0C"/>
    <w:rsid w:val="00962E2A"/>
    <w:rsid w:val="00962EC8"/>
    <w:rsid w:val="009631CA"/>
    <w:rsid w:val="009632CB"/>
    <w:rsid w:val="009633A3"/>
    <w:rsid w:val="0096342C"/>
    <w:rsid w:val="0096343E"/>
    <w:rsid w:val="009636E9"/>
    <w:rsid w:val="009638B2"/>
    <w:rsid w:val="009639DF"/>
    <w:rsid w:val="00963BA7"/>
    <w:rsid w:val="00963BBD"/>
    <w:rsid w:val="00963C37"/>
    <w:rsid w:val="00963D79"/>
    <w:rsid w:val="00963E65"/>
    <w:rsid w:val="00963F65"/>
    <w:rsid w:val="0096408B"/>
    <w:rsid w:val="009641D5"/>
    <w:rsid w:val="0096427B"/>
    <w:rsid w:val="009643FF"/>
    <w:rsid w:val="0096451E"/>
    <w:rsid w:val="00964654"/>
    <w:rsid w:val="009647C6"/>
    <w:rsid w:val="00964898"/>
    <w:rsid w:val="00964AB4"/>
    <w:rsid w:val="00964CAF"/>
    <w:rsid w:val="00964F1E"/>
    <w:rsid w:val="00964F89"/>
    <w:rsid w:val="00965067"/>
    <w:rsid w:val="00965152"/>
    <w:rsid w:val="009651BC"/>
    <w:rsid w:val="0096528A"/>
    <w:rsid w:val="009653EB"/>
    <w:rsid w:val="009654E8"/>
    <w:rsid w:val="00965599"/>
    <w:rsid w:val="009655E2"/>
    <w:rsid w:val="00965637"/>
    <w:rsid w:val="00965681"/>
    <w:rsid w:val="009656B1"/>
    <w:rsid w:val="00965920"/>
    <w:rsid w:val="00965B0F"/>
    <w:rsid w:val="00965BA4"/>
    <w:rsid w:val="00965C58"/>
    <w:rsid w:val="00965D0A"/>
    <w:rsid w:val="00965F82"/>
    <w:rsid w:val="0096622E"/>
    <w:rsid w:val="00966450"/>
    <w:rsid w:val="009668C7"/>
    <w:rsid w:val="0096692D"/>
    <w:rsid w:val="009669F7"/>
    <w:rsid w:val="00966A32"/>
    <w:rsid w:val="00966A75"/>
    <w:rsid w:val="00966A96"/>
    <w:rsid w:val="00966B39"/>
    <w:rsid w:val="00966BBE"/>
    <w:rsid w:val="00966E3E"/>
    <w:rsid w:val="00966E49"/>
    <w:rsid w:val="00966EAE"/>
    <w:rsid w:val="00966EF5"/>
    <w:rsid w:val="00966FF1"/>
    <w:rsid w:val="009670F7"/>
    <w:rsid w:val="00967121"/>
    <w:rsid w:val="00967419"/>
    <w:rsid w:val="00967452"/>
    <w:rsid w:val="009674E5"/>
    <w:rsid w:val="00967998"/>
    <w:rsid w:val="00967A02"/>
    <w:rsid w:val="00967B64"/>
    <w:rsid w:val="00967F26"/>
    <w:rsid w:val="00967FC4"/>
    <w:rsid w:val="0097011B"/>
    <w:rsid w:val="00970299"/>
    <w:rsid w:val="0097046E"/>
    <w:rsid w:val="00970528"/>
    <w:rsid w:val="0097057B"/>
    <w:rsid w:val="00970588"/>
    <w:rsid w:val="00970627"/>
    <w:rsid w:val="0097071D"/>
    <w:rsid w:val="00970762"/>
    <w:rsid w:val="00970A0A"/>
    <w:rsid w:val="00970AD9"/>
    <w:rsid w:val="00970B66"/>
    <w:rsid w:val="00970C62"/>
    <w:rsid w:val="00970E93"/>
    <w:rsid w:val="00970F52"/>
    <w:rsid w:val="00971036"/>
    <w:rsid w:val="0097112A"/>
    <w:rsid w:val="009711DA"/>
    <w:rsid w:val="00971247"/>
    <w:rsid w:val="00971319"/>
    <w:rsid w:val="0097134E"/>
    <w:rsid w:val="0097136F"/>
    <w:rsid w:val="0097164C"/>
    <w:rsid w:val="009718D5"/>
    <w:rsid w:val="009718EE"/>
    <w:rsid w:val="0097196F"/>
    <w:rsid w:val="009719BF"/>
    <w:rsid w:val="00971C00"/>
    <w:rsid w:val="00971C0F"/>
    <w:rsid w:val="00971D1D"/>
    <w:rsid w:val="00971DC5"/>
    <w:rsid w:val="00971F74"/>
    <w:rsid w:val="0097215E"/>
    <w:rsid w:val="0097222B"/>
    <w:rsid w:val="00972242"/>
    <w:rsid w:val="00972294"/>
    <w:rsid w:val="0097254D"/>
    <w:rsid w:val="00972553"/>
    <w:rsid w:val="00972795"/>
    <w:rsid w:val="0097279A"/>
    <w:rsid w:val="00972808"/>
    <w:rsid w:val="009729A2"/>
    <w:rsid w:val="009729D4"/>
    <w:rsid w:val="00972E5A"/>
    <w:rsid w:val="00972F91"/>
    <w:rsid w:val="009731A7"/>
    <w:rsid w:val="00973334"/>
    <w:rsid w:val="009733B9"/>
    <w:rsid w:val="0097345D"/>
    <w:rsid w:val="0097356B"/>
    <w:rsid w:val="00973595"/>
    <w:rsid w:val="00973748"/>
    <w:rsid w:val="009737F2"/>
    <w:rsid w:val="0097390F"/>
    <w:rsid w:val="00973A3D"/>
    <w:rsid w:val="00973A86"/>
    <w:rsid w:val="00973B6F"/>
    <w:rsid w:val="00973C29"/>
    <w:rsid w:val="00973D8B"/>
    <w:rsid w:val="00973E3B"/>
    <w:rsid w:val="00973E91"/>
    <w:rsid w:val="00973F0D"/>
    <w:rsid w:val="00974071"/>
    <w:rsid w:val="00974103"/>
    <w:rsid w:val="00974144"/>
    <w:rsid w:val="00974207"/>
    <w:rsid w:val="00974373"/>
    <w:rsid w:val="0097456E"/>
    <w:rsid w:val="009745F5"/>
    <w:rsid w:val="009747A9"/>
    <w:rsid w:val="009747B2"/>
    <w:rsid w:val="00974916"/>
    <w:rsid w:val="00974933"/>
    <w:rsid w:val="00974ACC"/>
    <w:rsid w:val="00974D3C"/>
    <w:rsid w:val="00974D78"/>
    <w:rsid w:val="00974EEA"/>
    <w:rsid w:val="00975092"/>
    <w:rsid w:val="0097509A"/>
    <w:rsid w:val="0097517D"/>
    <w:rsid w:val="009751C5"/>
    <w:rsid w:val="0097531C"/>
    <w:rsid w:val="009753D5"/>
    <w:rsid w:val="009756BA"/>
    <w:rsid w:val="009759DC"/>
    <w:rsid w:val="00975B5C"/>
    <w:rsid w:val="00975C33"/>
    <w:rsid w:val="00975F09"/>
    <w:rsid w:val="009760B6"/>
    <w:rsid w:val="009760C6"/>
    <w:rsid w:val="009760CD"/>
    <w:rsid w:val="00976244"/>
    <w:rsid w:val="009762E9"/>
    <w:rsid w:val="0097655C"/>
    <w:rsid w:val="00976639"/>
    <w:rsid w:val="009766A9"/>
    <w:rsid w:val="00976773"/>
    <w:rsid w:val="009768B1"/>
    <w:rsid w:val="00976999"/>
    <w:rsid w:val="0097699B"/>
    <w:rsid w:val="00976DCB"/>
    <w:rsid w:val="00976EFB"/>
    <w:rsid w:val="00976F40"/>
    <w:rsid w:val="00977051"/>
    <w:rsid w:val="009771EB"/>
    <w:rsid w:val="009774BF"/>
    <w:rsid w:val="0097762F"/>
    <w:rsid w:val="009776D7"/>
    <w:rsid w:val="009776F5"/>
    <w:rsid w:val="00977762"/>
    <w:rsid w:val="00977786"/>
    <w:rsid w:val="009778A7"/>
    <w:rsid w:val="00977A19"/>
    <w:rsid w:val="00977A5C"/>
    <w:rsid w:val="00977C97"/>
    <w:rsid w:val="00977EEF"/>
    <w:rsid w:val="00980246"/>
    <w:rsid w:val="00980285"/>
    <w:rsid w:val="0098049F"/>
    <w:rsid w:val="0098058D"/>
    <w:rsid w:val="009805D2"/>
    <w:rsid w:val="009806C7"/>
    <w:rsid w:val="009806CB"/>
    <w:rsid w:val="00980706"/>
    <w:rsid w:val="009808BE"/>
    <w:rsid w:val="009808CF"/>
    <w:rsid w:val="00980920"/>
    <w:rsid w:val="009809CA"/>
    <w:rsid w:val="00980BC3"/>
    <w:rsid w:val="00980C93"/>
    <w:rsid w:val="00980CD7"/>
    <w:rsid w:val="00980D62"/>
    <w:rsid w:val="00980DE0"/>
    <w:rsid w:val="00981130"/>
    <w:rsid w:val="009811BE"/>
    <w:rsid w:val="00981409"/>
    <w:rsid w:val="0098181D"/>
    <w:rsid w:val="00981AAF"/>
    <w:rsid w:val="00981CA6"/>
    <w:rsid w:val="00981F5A"/>
    <w:rsid w:val="0098205B"/>
    <w:rsid w:val="009820D5"/>
    <w:rsid w:val="0098216F"/>
    <w:rsid w:val="009821BB"/>
    <w:rsid w:val="0098227B"/>
    <w:rsid w:val="009823CD"/>
    <w:rsid w:val="0098240B"/>
    <w:rsid w:val="0098266C"/>
    <w:rsid w:val="009826BC"/>
    <w:rsid w:val="0098272A"/>
    <w:rsid w:val="00982752"/>
    <w:rsid w:val="0098282C"/>
    <w:rsid w:val="009828D5"/>
    <w:rsid w:val="00982ABA"/>
    <w:rsid w:val="00982AC6"/>
    <w:rsid w:val="00982C24"/>
    <w:rsid w:val="00982C78"/>
    <w:rsid w:val="00982CE5"/>
    <w:rsid w:val="00982E04"/>
    <w:rsid w:val="00982E16"/>
    <w:rsid w:val="00983147"/>
    <w:rsid w:val="0098314D"/>
    <w:rsid w:val="009831DA"/>
    <w:rsid w:val="00983483"/>
    <w:rsid w:val="009835EC"/>
    <w:rsid w:val="00983665"/>
    <w:rsid w:val="009836BD"/>
    <w:rsid w:val="00983A07"/>
    <w:rsid w:val="00983BD1"/>
    <w:rsid w:val="00983CDE"/>
    <w:rsid w:val="00983E0E"/>
    <w:rsid w:val="00983F6B"/>
    <w:rsid w:val="00984172"/>
    <w:rsid w:val="00984190"/>
    <w:rsid w:val="00984220"/>
    <w:rsid w:val="00984354"/>
    <w:rsid w:val="009844CC"/>
    <w:rsid w:val="0098458C"/>
    <w:rsid w:val="00984836"/>
    <w:rsid w:val="0098483D"/>
    <w:rsid w:val="009848A1"/>
    <w:rsid w:val="009848A4"/>
    <w:rsid w:val="00984901"/>
    <w:rsid w:val="00984BE5"/>
    <w:rsid w:val="00984CD4"/>
    <w:rsid w:val="00984D49"/>
    <w:rsid w:val="00984E3E"/>
    <w:rsid w:val="00985191"/>
    <w:rsid w:val="0098529F"/>
    <w:rsid w:val="009855BF"/>
    <w:rsid w:val="0098563B"/>
    <w:rsid w:val="009858A3"/>
    <w:rsid w:val="009858E0"/>
    <w:rsid w:val="009858EA"/>
    <w:rsid w:val="009859D3"/>
    <w:rsid w:val="00985B76"/>
    <w:rsid w:val="00985B97"/>
    <w:rsid w:val="00985D32"/>
    <w:rsid w:val="00985F52"/>
    <w:rsid w:val="00985F5B"/>
    <w:rsid w:val="00985FDA"/>
    <w:rsid w:val="00986194"/>
    <w:rsid w:val="009861DB"/>
    <w:rsid w:val="0098621C"/>
    <w:rsid w:val="00986364"/>
    <w:rsid w:val="00986471"/>
    <w:rsid w:val="00986484"/>
    <w:rsid w:val="009865B3"/>
    <w:rsid w:val="009865EF"/>
    <w:rsid w:val="00986645"/>
    <w:rsid w:val="0098674D"/>
    <w:rsid w:val="00986BA8"/>
    <w:rsid w:val="00986BF1"/>
    <w:rsid w:val="00986C66"/>
    <w:rsid w:val="00986CA5"/>
    <w:rsid w:val="00986D39"/>
    <w:rsid w:val="00986D3B"/>
    <w:rsid w:val="00986DD2"/>
    <w:rsid w:val="00987034"/>
    <w:rsid w:val="0098705F"/>
    <w:rsid w:val="0098719A"/>
    <w:rsid w:val="009871CF"/>
    <w:rsid w:val="00987423"/>
    <w:rsid w:val="0098749E"/>
    <w:rsid w:val="009874F2"/>
    <w:rsid w:val="0098760D"/>
    <w:rsid w:val="00987A27"/>
    <w:rsid w:val="00987B93"/>
    <w:rsid w:val="00987F52"/>
    <w:rsid w:val="0099012A"/>
    <w:rsid w:val="00990267"/>
    <w:rsid w:val="0099027E"/>
    <w:rsid w:val="0099047F"/>
    <w:rsid w:val="00990486"/>
    <w:rsid w:val="0099050E"/>
    <w:rsid w:val="00990587"/>
    <w:rsid w:val="00990643"/>
    <w:rsid w:val="00990712"/>
    <w:rsid w:val="00990769"/>
    <w:rsid w:val="00990867"/>
    <w:rsid w:val="0099087C"/>
    <w:rsid w:val="009909D6"/>
    <w:rsid w:val="00990A67"/>
    <w:rsid w:val="00990BA7"/>
    <w:rsid w:val="00990BBF"/>
    <w:rsid w:val="00990C37"/>
    <w:rsid w:val="00990DCC"/>
    <w:rsid w:val="00990F41"/>
    <w:rsid w:val="0099134F"/>
    <w:rsid w:val="00991355"/>
    <w:rsid w:val="009914C2"/>
    <w:rsid w:val="0099152F"/>
    <w:rsid w:val="009916A6"/>
    <w:rsid w:val="009917E6"/>
    <w:rsid w:val="00991863"/>
    <w:rsid w:val="009919BE"/>
    <w:rsid w:val="00991B7D"/>
    <w:rsid w:val="00991FDC"/>
    <w:rsid w:val="00992039"/>
    <w:rsid w:val="0099207B"/>
    <w:rsid w:val="0099231A"/>
    <w:rsid w:val="009923D9"/>
    <w:rsid w:val="0099246A"/>
    <w:rsid w:val="0099287B"/>
    <w:rsid w:val="009929C5"/>
    <w:rsid w:val="00992C76"/>
    <w:rsid w:val="00992CAB"/>
    <w:rsid w:val="00992CDC"/>
    <w:rsid w:val="00992CE9"/>
    <w:rsid w:val="00992CFB"/>
    <w:rsid w:val="00992DAF"/>
    <w:rsid w:val="00993119"/>
    <w:rsid w:val="0099337D"/>
    <w:rsid w:val="0099352B"/>
    <w:rsid w:val="00993548"/>
    <w:rsid w:val="00993549"/>
    <w:rsid w:val="009936F9"/>
    <w:rsid w:val="0099371E"/>
    <w:rsid w:val="00993ACA"/>
    <w:rsid w:val="00993B6A"/>
    <w:rsid w:val="00993C82"/>
    <w:rsid w:val="00993C9A"/>
    <w:rsid w:val="00993DC1"/>
    <w:rsid w:val="009940FA"/>
    <w:rsid w:val="00994108"/>
    <w:rsid w:val="00994128"/>
    <w:rsid w:val="00994229"/>
    <w:rsid w:val="00994272"/>
    <w:rsid w:val="009943FC"/>
    <w:rsid w:val="00994454"/>
    <w:rsid w:val="00994480"/>
    <w:rsid w:val="0099458B"/>
    <w:rsid w:val="00994625"/>
    <w:rsid w:val="0099463B"/>
    <w:rsid w:val="009946DD"/>
    <w:rsid w:val="009946EF"/>
    <w:rsid w:val="0099479C"/>
    <w:rsid w:val="00994824"/>
    <w:rsid w:val="00994A52"/>
    <w:rsid w:val="00994B58"/>
    <w:rsid w:val="00994D66"/>
    <w:rsid w:val="00994F7A"/>
    <w:rsid w:val="00995046"/>
    <w:rsid w:val="00995060"/>
    <w:rsid w:val="0099506D"/>
    <w:rsid w:val="009950C8"/>
    <w:rsid w:val="00995177"/>
    <w:rsid w:val="00995270"/>
    <w:rsid w:val="0099529E"/>
    <w:rsid w:val="0099554F"/>
    <w:rsid w:val="0099567F"/>
    <w:rsid w:val="00995699"/>
    <w:rsid w:val="00995708"/>
    <w:rsid w:val="0099595F"/>
    <w:rsid w:val="00995A2B"/>
    <w:rsid w:val="00995A79"/>
    <w:rsid w:val="00995B89"/>
    <w:rsid w:val="00995CBC"/>
    <w:rsid w:val="00995DAC"/>
    <w:rsid w:val="00995DD1"/>
    <w:rsid w:val="00995DFF"/>
    <w:rsid w:val="00996095"/>
    <w:rsid w:val="009960C6"/>
    <w:rsid w:val="009961D4"/>
    <w:rsid w:val="00996389"/>
    <w:rsid w:val="0099659D"/>
    <w:rsid w:val="009966A8"/>
    <w:rsid w:val="0099670E"/>
    <w:rsid w:val="0099680F"/>
    <w:rsid w:val="00996AA8"/>
    <w:rsid w:val="00996B46"/>
    <w:rsid w:val="00996F0A"/>
    <w:rsid w:val="00996F6C"/>
    <w:rsid w:val="00996FEB"/>
    <w:rsid w:val="009971CF"/>
    <w:rsid w:val="00997243"/>
    <w:rsid w:val="0099732B"/>
    <w:rsid w:val="009974D2"/>
    <w:rsid w:val="009975A6"/>
    <w:rsid w:val="009975C3"/>
    <w:rsid w:val="0099760D"/>
    <w:rsid w:val="00997A78"/>
    <w:rsid w:val="00997B4A"/>
    <w:rsid w:val="00997D4D"/>
    <w:rsid w:val="00997DB5"/>
    <w:rsid w:val="00997DFE"/>
    <w:rsid w:val="00997E74"/>
    <w:rsid w:val="00997F75"/>
    <w:rsid w:val="009A0098"/>
    <w:rsid w:val="009A0213"/>
    <w:rsid w:val="009A0569"/>
    <w:rsid w:val="009A057B"/>
    <w:rsid w:val="009A0710"/>
    <w:rsid w:val="009A07F0"/>
    <w:rsid w:val="009A0851"/>
    <w:rsid w:val="009A0DA2"/>
    <w:rsid w:val="009A0E96"/>
    <w:rsid w:val="009A0EFC"/>
    <w:rsid w:val="009A130F"/>
    <w:rsid w:val="009A1409"/>
    <w:rsid w:val="009A14CA"/>
    <w:rsid w:val="009A15E3"/>
    <w:rsid w:val="009A16D7"/>
    <w:rsid w:val="009A1747"/>
    <w:rsid w:val="009A174F"/>
    <w:rsid w:val="009A1757"/>
    <w:rsid w:val="009A1B62"/>
    <w:rsid w:val="009A1BA9"/>
    <w:rsid w:val="009A1C53"/>
    <w:rsid w:val="009A1C78"/>
    <w:rsid w:val="009A1E51"/>
    <w:rsid w:val="009A20AF"/>
    <w:rsid w:val="009A2225"/>
    <w:rsid w:val="009A231D"/>
    <w:rsid w:val="009A2387"/>
    <w:rsid w:val="009A25A6"/>
    <w:rsid w:val="009A25FE"/>
    <w:rsid w:val="009A26F3"/>
    <w:rsid w:val="009A2A30"/>
    <w:rsid w:val="009A2C06"/>
    <w:rsid w:val="009A2C37"/>
    <w:rsid w:val="009A2CD3"/>
    <w:rsid w:val="009A2D41"/>
    <w:rsid w:val="009A2DAB"/>
    <w:rsid w:val="009A2EBB"/>
    <w:rsid w:val="009A2F46"/>
    <w:rsid w:val="009A3239"/>
    <w:rsid w:val="009A3261"/>
    <w:rsid w:val="009A340E"/>
    <w:rsid w:val="009A3435"/>
    <w:rsid w:val="009A3470"/>
    <w:rsid w:val="009A3930"/>
    <w:rsid w:val="009A3AD1"/>
    <w:rsid w:val="009A3C1F"/>
    <w:rsid w:val="009A3CF3"/>
    <w:rsid w:val="009A3CFC"/>
    <w:rsid w:val="009A3D25"/>
    <w:rsid w:val="009A3E27"/>
    <w:rsid w:val="009A3EE1"/>
    <w:rsid w:val="009A40C7"/>
    <w:rsid w:val="009A4423"/>
    <w:rsid w:val="009A45CA"/>
    <w:rsid w:val="009A4672"/>
    <w:rsid w:val="009A4972"/>
    <w:rsid w:val="009A49D2"/>
    <w:rsid w:val="009A49E5"/>
    <w:rsid w:val="009A4B40"/>
    <w:rsid w:val="009A522B"/>
    <w:rsid w:val="009A55F2"/>
    <w:rsid w:val="009A5683"/>
    <w:rsid w:val="009A5C1D"/>
    <w:rsid w:val="009A5CF0"/>
    <w:rsid w:val="009A5D88"/>
    <w:rsid w:val="009A5DCA"/>
    <w:rsid w:val="009A5E00"/>
    <w:rsid w:val="009A5E27"/>
    <w:rsid w:val="009A5F8E"/>
    <w:rsid w:val="009A6019"/>
    <w:rsid w:val="009A601E"/>
    <w:rsid w:val="009A603B"/>
    <w:rsid w:val="009A6156"/>
    <w:rsid w:val="009A61D8"/>
    <w:rsid w:val="009A635F"/>
    <w:rsid w:val="009A63C6"/>
    <w:rsid w:val="009A63CA"/>
    <w:rsid w:val="009A6430"/>
    <w:rsid w:val="009A64B6"/>
    <w:rsid w:val="009A6532"/>
    <w:rsid w:val="009A662A"/>
    <w:rsid w:val="009A665D"/>
    <w:rsid w:val="009A66C0"/>
    <w:rsid w:val="009A6936"/>
    <w:rsid w:val="009A6961"/>
    <w:rsid w:val="009A69F4"/>
    <w:rsid w:val="009A6A03"/>
    <w:rsid w:val="009A6BA9"/>
    <w:rsid w:val="009A6D58"/>
    <w:rsid w:val="009A70A9"/>
    <w:rsid w:val="009A70AB"/>
    <w:rsid w:val="009A70AE"/>
    <w:rsid w:val="009A7194"/>
    <w:rsid w:val="009A71DD"/>
    <w:rsid w:val="009A734C"/>
    <w:rsid w:val="009A7677"/>
    <w:rsid w:val="009A7727"/>
    <w:rsid w:val="009A7766"/>
    <w:rsid w:val="009A77B0"/>
    <w:rsid w:val="009A7835"/>
    <w:rsid w:val="009A7863"/>
    <w:rsid w:val="009A7B08"/>
    <w:rsid w:val="009A7B93"/>
    <w:rsid w:val="009A7BCF"/>
    <w:rsid w:val="009A7CF4"/>
    <w:rsid w:val="009A7E53"/>
    <w:rsid w:val="009B01D1"/>
    <w:rsid w:val="009B0249"/>
    <w:rsid w:val="009B039D"/>
    <w:rsid w:val="009B0454"/>
    <w:rsid w:val="009B05D1"/>
    <w:rsid w:val="009B09B0"/>
    <w:rsid w:val="009B0DEF"/>
    <w:rsid w:val="009B0E7D"/>
    <w:rsid w:val="009B0EA8"/>
    <w:rsid w:val="009B0F09"/>
    <w:rsid w:val="009B0F20"/>
    <w:rsid w:val="009B11E5"/>
    <w:rsid w:val="009B150D"/>
    <w:rsid w:val="009B1530"/>
    <w:rsid w:val="009B1843"/>
    <w:rsid w:val="009B18DB"/>
    <w:rsid w:val="009B1999"/>
    <w:rsid w:val="009B1C88"/>
    <w:rsid w:val="009B1D6E"/>
    <w:rsid w:val="009B1DA4"/>
    <w:rsid w:val="009B1E02"/>
    <w:rsid w:val="009B1F0B"/>
    <w:rsid w:val="009B20CA"/>
    <w:rsid w:val="009B22F2"/>
    <w:rsid w:val="009B2617"/>
    <w:rsid w:val="009B2635"/>
    <w:rsid w:val="009B2639"/>
    <w:rsid w:val="009B26AC"/>
    <w:rsid w:val="009B2959"/>
    <w:rsid w:val="009B2A03"/>
    <w:rsid w:val="009B2A7A"/>
    <w:rsid w:val="009B2AAE"/>
    <w:rsid w:val="009B2D1E"/>
    <w:rsid w:val="009B2D58"/>
    <w:rsid w:val="009B2E4F"/>
    <w:rsid w:val="009B2E89"/>
    <w:rsid w:val="009B2F2E"/>
    <w:rsid w:val="009B3114"/>
    <w:rsid w:val="009B3178"/>
    <w:rsid w:val="009B31ED"/>
    <w:rsid w:val="009B3281"/>
    <w:rsid w:val="009B32DB"/>
    <w:rsid w:val="009B3491"/>
    <w:rsid w:val="009B34C1"/>
    <w:rsid w:val="009B355B"/>
    <w:rsid w:val="009B3572"/>
    <w:rsid w:val="009B35F4"/>
    <w:rsid w:val="009B3768"/>
    <w:rsid w:val="009B37BB"/>
    <w:rsid w:val="009B37D9"/>
    <w:rsid w:val="009B3948"/>
    <w:rsid w:val="009B39C7"/>
    <w:rsid w:val="009B3AE5"/>
    <w:rsid w:val="009B3B23"/>
    <w:rsid w:val="009B3C4D"/>
    <w:rsid w:val="009B3CC9"/>
    <w:rsid w:val="009B3DAF"/>
    <w:rsid w:val="009B3E03"/>
    <w:rsid w:val="009B3E23"/>
    <w:rsid w:val="009B406B"/>
    <w:rsid w:val="009B40EA"/>
    <w:rsid w:val="009B418E"/>
    <w:rsid w:val="009B41F4"/>
    <w:rsid w:val="009B445E"/>
    <w:rsid w:val="009B4826"/>
    <w:rsid w:val="009B4844"/>
    <w:rsid w:val="009B497B"/>
    <w:rsid w:val="009B4B9B"/>
    <w:rsid w:val="009B4C51"/>
    <w:rsid w:val="009B4CB5"/>
    <w:rsid w:val="009B4DF1"/>
    <w:rsid w:val="009B4EFE"/>
    <w:rsid w:val="009B4F56"/>
    <w:rsid w:val="009B50CA"/>
    <w:rsid w:val="009B51DD"/>
    <w:rsid w:val="009B5570"/>
    <w:rsid w:val="009B56B5"/>
    <w:rsid w:val="009B57FE"/>
    <w:rsid w:val="009B5983"/>
    <w:rsid w:val="009B5A19"/>
    <w:rsid w:val="009B5D18"/>
    <w:rsid w:val="009B5D8B"/>
    <w:rsid w:val="009B6266"/>
    <w:rsid w:val="009B63FA"/>
    <w:rsid w:val="009B64D7"/>
    <w:rsid w:val="009B65CB"/>
    <w:rsid w:val="009B667E"/>
    <w:rsid w:val="009B68A2"/>
    <w:rsid w:val="009B6A0C"/>
    <w:rsid w:val="009B6E4E"/>
    <w:rsid w:val="009B6F79"/>
    <w:rsid w:val="009B6F94"/>
    <w:rsid w:val="009B70E0"/>
    <w:rsid w:val="009B71BC"/>
    <w:rsid w:val="009B7316"/>
    <w:rsid w:val="009B73D6"/>
    <w:rsid w:val="009B747B"/>
    <w:rsid w:val="009B7512"/>
    <w:rsid w:val="009B752C"/>
    <w:rsid w:val="009B756D"/>
    <w:rsid w:val="009B76D8"/>
    <w:rsid w:val="009B77CD"/>
    <w:rsid w:val="009B78FB"/>
    <w:rsid w:val="009B7992"/>
    <w:rsid w:val="009B79B8"/>
    <w:rsid w:val="009B7EAF"/>
    <w:rsid w:val="009B7F2E"/>
    <w:rsid w:val="009C015F"/>
    <w:rsid w:val="009C01F7"/>
    <w:rsid w:val="009C02FC"/>
    <w:rsid w:val="009C0358"/>
    <w:rsid w:val="009C07A1"/>
    <w:rsid w:val="009C07E8"/>
    <w:rsid w:val="009C0855"/>
    <w:rsid w:val="009C08B7"/>
    <w:rsid w:val="009C09C3"/>
    <w:rsid w:val="009C0DDE"/>
    <w:rsid w:val="009C0DE8"/>
    <w:rsid w:val="009C0E75"/>
    <w:rsid w:val="009C0EA8"/>
    <w:rsid w:val="009C0F20"/>
    <w:rsid w:val="009C0F5D"/>
    <w:rsid w:val="009C1088"/>
    <w:rsid w:val="009C10F9"/>
    <w:rsid w:val="009C114F"/>
    <w:rsid w:val="009C1252"/>
    <w:rsid w:val="009C12D2"/>
    <w:rsid w:val="009C1322"/>
    <w:rsid w:val="009C1330"/>
    <w:rsid w:val="009C14D2"/>
    <w:rsid w:val="009C1598"/>
    <w:rsid w:val="009C16DC"/>
    <w:rsid w:val="009C16F6"/>
    <w:rsid w:val="009C1935"/>
    <w:rsid w:val="009C1A1D"/>
    <w:rsid w:val="009C1D0C"/>
    <w:rsid w:val="009C1E62"/>
    <w:rsid w:val="009C1FBE"/>
    <w:rsid w:val="009C21CF"/>
    <w:rsid w:val="009C229D"/>
    <w:rsid w:val="009C2359"/>
    <w:rsid w:val="009C2595"/>
    <w:rsid w:val="009C269C"/>
    <w:rsid w:val="009C272C"/>
    <w:rsid w:val="009C2954"/>
    <w:rsid w:val="009C2A3D"/>
    <w:rsid w:val="009C2AD5"/>
    <w:rsid w:val="009C2D6E"/>
    <w:rsid w:val="009C2E1D"/>
    <w:rsid w:val="009C2E40"/>
    <w:rsid w:val="009C313D"/>
    <w:rsid w:val="009C3172"/>
    <w:rsid w:val="009C387C"/>
    <w:rsid w:val="009C3A30"/>
    <w:rsid w:val="009C3A66"/>
    <w:rsid w:val="009C3B2D"/>
    <w:rsid w:val="009C3B6E"/>
    <w:rsid w:val="009C3F23"/>
    <w:rsid w:val="009C3F72"/>
    <w:rsid w:val="009C41BC"/>
    <w:rsid w:val="009C4247"/>
    <w:rsid w:val="009C456D"/>
    <w:rsid w:val="009C4630"/>
    <w:rsid w:val="009C46B3"/>
    <w:rsid w:val="009C470D"/>
    <w:rsid w:val="009C4AF9"/>
    <w:rsid w:val="009C4FE3"/>
    <w:rsid w:val="009C509E"/>
    <w:rsid w:val="009C521C"/>
    <w:rsid w:val="009C5302"/>
    <w:rsid w:val="009C55D4"/>
    <w:rsid w:val="009C584A"/>
    <w:rsid w:val="009C5970"/>
    <w:rsid w:val="009C59DC"/>
    <w:rsid w:val="009C5A54"/>
    <w:rsid w:val="009C5A80"/>
    <w:rsid w:val="009C5AAA"/>
    <w:rsid w:val="009C5AD0"/>
    <w:rsid w:val="009C5ADF"/>
    <w:rsid w:val="009C5B4E"/>
    <w:rsid w:val="009C5BBC"/>
    <w:rsid w:val="009C5BC8"/>
    <w:rsid w:val="009C5C25"/>
    <w:rsid w:val="009C5D6A"/>
    <w:rsid w:val="009C5EBB"/>
    <w:rsid w:val="009C61AD"/>
    <w:rsid w:val="009C6214"/>
    <w:rsid w:val="009C6283"/>
    <w:rsid w:val="009C62A8"/>
    <w:rsid w:val="009C6358"/>
    <w:rsid w:val="009C6540"/>
    <w:rsid w:val="009C6553"/>
    <w:rsid w:val="009C6685"/>
    <w:rsid w:val="009C66D7"/>
    <w:rsid w:val="009C6818"/>
    <w:rsid w:val="009C6831"/>
    <w:rsid w:val="009C6AA2"/>
    <w:rsid w:val="009C6B26"/>
    <w:rsid w:val="009C6E10"/>
    <w:rsid w:val="009C7046"/>
    <w:rsid w:val="009C7083"/>
    <w:rsid w:val="009C70ED"/>
    <w:rsid w:val="009C70F1"/>
    <w:rsid w:val="009C72B4"/>
    <w:rsid w:val="009C74C9"/>
    <w:rsid w:val="009C7704"/>
    <w:rsid w:val="009C7723"/>
    <w:rsid w:val="009C772B"/>
    <w:rsid w:val="009C77B1"/>
    <w:rsid w:val="009C781D"/>
    <w:rsid w:val="009C7914"/>
    <w:rsid w:val="009C7A35"/>
    <w:rsid w:val="009C7C1B"/>
    <w:rsid w:val="009C7D12"/>
    <w:rsid w:val="009C7D56"/>
    <w:rsid w:val="009D0307"/>
    <w:rsid w:val="009D05C3"/>
    <w:rsid w:val="009D0794"/>
    <w:rsid w:val="009D07B3"/>
    <w:rsid w:val="009D089C"/>
    <w:rsid w:val="009D0994"/>
    <w:rsid w:val="009D0AFC"/>
    <w:rsid w:val="009D0BDC"/>
    <w:rsid w:val="009D0C59"/>
    <w:rsid w:val="009D0D00"/>
    <w:rsid w:val="009D0D83"/>
    <w:rsid w:val="009D0E6B"/>
    <w:rsid w:val="009D0EB7"/>
    <w:rsid w:val="009D0F1E"/>
    <w:rsid w:val="009D0F22"/>
    <w:rsid w:val="009D1107"/>
    <w:rsid w:val="009D1239"/>
    <w:rsid w:val="009D132E"/>
    <w:rsid w:val="009D153D"/>
    <w:rsid w:val="009D1563"/>
    <w:rsid w:val="009D15C7"/>
    <w:rsid w:val="009D1814"/>
    <w:rsid w:val="009D195A"/>
    <w:rsid w:val="009D19D5"/>
    <w:rsid w:val="009D1B54"/>
    <w:rsid w:val="009D1C73"/>
    <w:rsid w:val="009D1CEA"/>
    <w:rsid w:val="009D1D10"/>
    <w:rsid w:val="009D1D2B"/>
    <w:rsid w:val="009D1D73"/>
    <w:rsid w:val="009D1E0D"/>
    <w:rsid w:val="009D1F2C"/>
    <w:rsid w:val="009D232C"/>
    <w:rsid w:val="009D2448"/>
    <w:rsid w:val="009D2471"/>
    <w:rsid w:val="009D27AC"/>
    <w:rsid w:val="009D27B2"/>
    <w:rsid w:val="009D2AD4"/>
    <w:rsid w:val="009D2BD1"/>
    <w:rsid w:val="009D2BF3"/>
    <w:rsid w:val="009D2D60"/>
    <w:rsid w:val="009D3057"/>
    <w:rsid w:val="009D307F"/>
    <w:rsid w:val="009D3158"/>
    <w:rsid w:val="009D33AE"/>
    <w:rsid w:val="009D377A"/>
    <w:rsid w:val="009D3964"/>
    <w:rsid w:val="009D3A62"/>
    <w:rsid w:val="009D3A9F"/>
    <w:rsid w:val="009D3C49"/>
    <w:rsid w:val="009D3E58"/>
    <w:rsid w:val="009D3ECA"/>
    <w:rsid w:val="009D3F4F"/>
    <w:rsid w:val="009D4155"/>
    <w:rsid w:val="009D4222"/>
    <w:rsid w:val="009D42DE"/>
    <w:rsid w:val="009D42E4"/>
    <w:rsid w:val="009D4554"/>
    <w:rsid w:val="009D4628"/>
    <w:rsid w:val="009D47FC"/>
    <w:rsid w:val="009D48E6"/>
    <w:rsid w:val="009D4A1D"/>
    <w:rsid w:val="009D4A55"/>
    <w:rsid w:val="009D4B57"/>
    <w:rsid w:val="009D4D93"/>
    <w:rsid w:val="009D4E6B"/>
    <w:rsid w:val="009D4ED0"/>
    <w:rsid w:val="009D4ED9"/>
    <w:rsid w:val="009D4FAA"/>
    <w:rsid w:val="009D4FEB"/>
    <w:rsid w:val="009D504B"/>
    <w:rsid w:val="009D506A"/>
    <w:rsid w:val="009D50EF"/>
    <w:rsid w:val="009D529A"/>
    <w:rsid w:val="009D53EF"/>
    <w:rsid w:val="009D542C"/>
    <w:rsid w:val="009D558B"/>
    <w:rsid w:val="009D55FC"/>
    <w:rsid w:val="009D5877"/>
    <w:rsid w:val="009D5884"/>
    <w:rsid w:val="009D59D0"/>
    <w:rsid w:val="009D59E1"/>
    <w:rsid w:val="009D5A30"/>
    <w:rsid w:val="009D5A36"/>
    <w:rsid w:val="009D5D6F"/>
    <w:rsid w:val="009D5F74"/>
    <w:rsid w:val="009D5F8D"/>
    <w:rsid w:val="009D605A"/>
    <w:rsid w:val="009D6181"/>
    <w:rsid w:val="009D61B6"/>
    <w:rsid w:val="009D65BA"/>
    <w:rsid w:val="009D660B"/>
    <w:rsid w:val="009D667A"/>
    <w:rsid w:val="009D66D5"/>
    <w:rsid w:val="009D6782"/>
    <w:rsid w:val="009D69A5"/>
    <w:rsid w:val="009D69A7"/>
    <w:rsid w:val="009D6C8A"/>
    <w:rsid w:val="009D6D06"/>
    <w:rsid w:val="009D6E4C"/>
    <w:rsid w:val="009D6FF9"/>
    <w:rsid w:val="009D70B1"/>
    <w:rsid w:val="009D7111"/>
    <w:rsid w:val="009D71E2"/>
    <w:rsid w:val="009D7237"/>
    <w:rsid w:val="009D7662"/>
    <w:rsid w:val="009D76FF"/>
    <w:rsid w:val="009D77B4"/>
    <w:rsid w:val="009D7893"/>
    <w:rsid w:val="009D7AC4"/>
    <w:rsid w:val="009D7C1E"/>
    <w:rsid w:val="009D7CBF"/>
    <w:rsid w:val="009D7D09"/>
    <w:rsid w:val="009E012B"/>
    <w:rsid w:val="009E04C2"/>
    <w:rsid w:val="009E052C"/>
    <w:rsid w:val="009E067A"/>
    <w:rsid w:val="009E0760"/>
    <w:rsid w:val="009E07A2"/>
    <w:rsid w:val="009E091E"/>
    <w:rsid w:val="009E0AD8"/>
    <w:rsid w:val="009E0C43"/>
    <w:rsid w:val="009E0C4E"/>
    <w:rsid w:val="009E0CB5"/>
    <w:rsid w:val="009E0CC5"/>
    <w:rsid w:val="009E102D"/>
    <w:rsid w:val="009E10B5"/>
    <w:rsid w:val="009E1243"/>
    <w:rsid w:val="009E12C7"/>
    <w:rsid w:val="009E1324"/>
    <w:rsid w:val="009E132F"/>
    <w:rsid w:val="009E1345"/>
    <w:rsid w:val="009E1519"/>
    <w:rsid w:val="009E1583"/>
    <w:rsid w:val="009E1609"/>
    <w:rsid w:val="009E1805"/>
    <w:rsid w:val="009E1A18"/>
    <w:rsid w:val="009E1A60"/>
    <w:rsid w:val="009E1B0D"/>
    <w:rsid w:val="009E1B5F"/>
    <w:rsid w:val="009E1C6A"/>
    <w:rsid w:val="009E1EAE"/>
    <w:rsid w:val="009E1FBD"/>
    <w:rsid w:val="009E21C5"/>
    <w:rsid w:val="009E227F"/>
    <w:rsid w:val="009E22D3"/>
    <w:rsid w:val="009E22DF"/>
    <w:rsid w:val="009E2437"/>
    <w:rsid w:val="009E2502"/>
    <w:rsid w:val="009E2541"/>
    <w:rsid w:val="009E2576"/>
    <w:rsid w:val="009E29BD"/>
    <w:rsid w:val="009E2B55"/>
    <w:rsid w:val="009E2BD0"/>
    <w:rsid w:val="009E2C34"/>
    <w:rsid w:val="009E2C8F"/>
    <w:rsid w:val="009E2D9D"/>
    <w:rsid w:val="009E2E09"/>
    <w:rsid w:val="009E3082"/>
    <w:rsid w:val="009E3278"/>
    <w:rsid w:val="009E3326"/>
    <w:rsid w:val="009E334E"/>
    <w:rsid w:val="009E3361"/>
    <w:rsid w:val="009E336C"/>
    <w:rsid w:val="009E33AC"/>
    <w:rsid w:val="009E348A"/>
    <w:rsid w:val="009E369E"/>
    <w:rsid w:val="009E3875"/>
    <w:rsid w:val="009E3916"/>
    <w:rsid w:val="009E3BD1"/>
    <w:rsid w:val="009E3DF9"/>
    <w:rsid w:val="009E3E7A"/>
    <w:rsid w:val="009E3F0E"/>
    <w:rsid w:val="009E4089"/>
    <w:rsid w:val="009E4112"/>
    <w:rsid w:val="009E41D5"/>
    <w:rsid w:val="009E4309"/>
    <w:rsid w:val="009E45BC"/>
    <w:rsid w:val="009E45EE"/>
    <w:rsid w:val="009E4752"/>
    <w:rsid w:val="009E479B"/>
    <w:rsid w:val="009E48EA"/>
    <w:rsid w:val="009E4B04"/>
    <w:rsid w:val="009E4B8A"/>
    <w:rsid w:val="009E4F28"/>
    <w:rsid w:val="009E4FFF"/>
    <w:rsid w:val="009E50EE"/>
    <w:rsid w:val="009E51F6"/>
    <w:rsid w:val="009E52A0"/>
    <w:rsid w:val="009E52E1"/>
    <w:rsid w:val="009E551C"/>
    <w:rsid w:val="009E55F3"/>
    <w:rsid w:val="009E55FD"/>
    <w:rsid w:val="009E5686"/>
    <w:rsid w:val="009E56F9"/>
    <w:rsid w:val="009E5799"/>
    <w:rsid w:val="009E5B52"/>
    <w:rsid w:val="009E5B68"/>
    <w:rsid w:val="009E5B6F"/>
    <w:rsid w:val="009E5C3A"/>
    <w:rsid w:val="009E5C4F"/>
    <w:rsid w:val="009E5DD6"/>
    <w:rsid w:val="009E5E8E"/>
    <w:rsid w:val="009E5F3F"/>
    <w:rsid w:val="009E600B"/>
    <w:rsid w:val="009E61B2"/>
    <w:rsid w:val="009E6205"/>
    <w:rsid w:val="009E6413"/>
    <w:rsid w:val="009E64D7"/>
    <w:rsid w:val="009E6529"/>
    <w:rsid w:val="009E676F"/>
    <w:rsid w:val="009E68E4"/>
    <w:rsid w:val="009E6C85"/>
    <w:rsid w:val="009E6DF8"/>
    <w:rsid w:val="009E6E1C"/>
    <w:rsid w:val="009E6FB4"/>
    <w:rsid w:val="009E6FCE"/>
    <w:rsid w:val="009E6FEA"/>
    <w:rsid w:val="009E702F"/>
    <w:rsid w:val="009E70DB"/>
    <w:rsid w:val="009E711C"/>
    <w:rsid w:val="009E726F"/>
    <w:rsid w:val="009E730D"/>
    <w:rsid w:val="009E7312"/>
    <w:rsid w:val="009E750C"/>
    <w:rsid w:val="009E76CE"/>
    <w:rsid w:val="009E7745"/>
    <w:rsid w:val="009E7864"/>
    <w:rsid w:val="009E79D1"/>
    <w:rsid w:val="009E7A55"/>
    <w:rsid w:val="009E7E38"/>
    <w:rsid w:val="009F008D"/>
    <w:rsid w:val="009F011C"/>
    <w:rsid w:val="009F0306"/>
    <w:rsid w:val="009F030F"/>
    <w:rsid w:val="009F0448"/>
    <w:rsid w:val="009F050D"/>
    <w:rsid w:val="009F05A6"/>
    <w:rsid w:val="009F0731"/>
    <w:rsid w:val="009F08CC"/>
    <w:rsid w:val="009F0ABA"/>
    <w:rsid w:val="009F0BEE"/>
    <w:rsid w:val="009F0D01"/>
    <w:rsid w:val="009F0E2D"/>
    <w:rsid w:val="009F0E41"/>
    <w:rsid w:val="009F0EE4"/>
    <w:rsid w:val="009F117C"/>
    <w:rsid w:val="009F11E8"/>
    <w:rsid w:val="009F123D"/>
    <w:rsid w:val="009F13A7"/>
    <w:rsid w:val="009F144B"/>
    <w:rsid w:val="009F14BF"/>
    <w:rsid w:val="009F14D2"/>
    <w:rsid w:val="009F162A"/>
    <w:rsid w:val="009F180D"/>
    <w:rsid w:val="009F1837"/>
    <w:rsid w:val="009F1DBD"/>
    <w:rsid w:val="009F1E14"/>
    <w:rsid w:val="009F21F5"/>
    <w:rsid w:val="009F249D"/>
    <w:rsid w:val="009F24B1"/>
    <w:rsid w:val="009F25B8"/>
    <w:rsid w:val="009F25FF"/>
    <w:rsid w:val="009F26A2"/>
    <w:rsid w:val="009F29F1"/>
    <w:rsid w:val="009F2A14"/>
    <w:rsid w:val="009F2B4B"/>
    <w:rsid w:val="009F2EFC"/>
    <w:rsid w:val="009F31B2"/>
    <w:rsid w:val="009F31D4"/>
    <w:rsid w:val="009F334A"/>
    <w:rsid w:val="009F33C2"/>
    <w:rsid w:val="009F3556"/>
    <w:rsid w:val="009F3688"/>
    <w:rsid w:val="009F36D8"/>
    <w:rsid w:val="009F3715"/>
    <w:rsid w:val="009F3989"/>
    <w:rsid w:val="009F3ACE"/>
    <w:rsid w:val="009F3BFD"/>
    <w:rsid w:val="009F3C4D"/>
    <w:rsid w:val="009F3D47"/>
    <w:rsid w:val="009F4357"/>
    <w:rsid w:val="009F43A8"/>
    <w:rsid w:val="009F45E2"/>
    <w:rsid w:val="009F466F"/>
    <w:rsid w:val="009F47A7"/>
    <w:rsid w:val="009F482B"/>
    <w:rsid w:val="009F4850"/>
    <w:rsid w:val="009F4A44"/>
    <w:rsid w:val="009F4ADC"/>
    <w:rsid w:val="009F4BB1"/>
    <w:rsid w:val="009F4D11"/>
    <w:rsid w:val="009F4D86"/>
    <w:rsid w:val="009F4E59"/>
    <w:rsid w:val="009F50C1"/>
    <w:rsid w:val="009F5283"/>
    <w:rsid w:val="009F534F"/>
    <w:rsid w:val="009F55FE"/>
    <w:rsid w:val="009F590B"/>
    <w:rsid w:val="009F5A44"/>
    <w:rsid w:val="009F5AB6"/>
    <w:rsid w:val="009F5B6C"/>
    <w:rsid w:val="009F5DB1"/>
    <w:rsid w:val="009F5E64"/>
    <w:rsid w:val="009F5F96"/>
    <w:rsid w:val="009F5FBA"/>
    <w:rsid w:val="009F6238"/>
    <w:rsid w:val="009F6349"/>
    <w:rsid w:val="009F64A7"/>
    <w:rsid w:val="009F655D"/>
    <w:rsid w:val="009F660C"/>
    <w:rsid w:val="009F68AB"/>
    <w:rsid w:val="009F695F"/>
    <w:rsid w:val="009F69FD"/>
    <w:rsid w:val="009F6A30"/>
    <w:rsid w:val="009F6AAD"/>
    <w:rsid w:val="009F6CF0"/>
    <w:rsid w:val="009F6D94"/>
    <w:rsid w:val="009F6E7D"/>
    <w:rsid w:val="009F7083"/>
    <w:rsid w:val="009F70A5"/>
    <w:rsid w:val="009F735B"/>
    <w:rsid w:val="009F7371"/>
    <w:rsid w:val="009F740C"/>
    <w:rsid w:val="009F747C"/>
    <w:rsid w:val="009F74E6"/>
    <w:rsid w:val="009F763F"/>
    <w:rsid w:val="009F76F1"/>
    <w:rsid w:val="009F76FC"/>
    <w:rsid w:val="009F7862"/>
    <w:rsid w:val="009F7882"/>
    <w:rsid w:val="009F7C37"/>
    <w:rsid w:val="009F7C64"/>
    <w:rsid w:val="009F7CDD"/>
    <w:rsid w:val="009F7D23"/>
    <w:rsid w:val="009F7D95"/>
    <w:rsid w:val="009F7E74"/>
    <w:rsid w:val="009F7F46"/>
    <w:rsid w:val="00A00090"/>
    <w:rsid w:val="00A003D8"/>
    <w:rsid w:val="00A003E0"/>
    <w:rsid w:val="00A004E6"/>
    <w:rsid w:val="00A00629"/>
    <w:rsid w:val="00A007CE"/>
    <w:rsid w:val="00A00B84"/>
    <w:rsid w:val="00A00BBE"/>
    <w:rsid w:val="00A00BEF"/>
    <w:rsid w:val="00A00EE6"/>
    <w:rsid w:val="00A01009"/>
    <w:rsid w:val="00A010E3"/>
    <w:rsid w:val="00A01142"/>
    <w:rsid w:val="00A011FE"/>
    <w:rsid w:val="00A01489"/>
    <w:rsid w:val="00A0174A"/>
    <w:rsid w:val="00A017AA"/>
    <w:rsid w:val="00A017F9"/>
    <w:rsid w:val="00A0181F"/>
    <w:rsid w:val="00A01884"/>
    <w:rsid w:val="00A01983"/>
    <w:rsid w:val="00A01C11"/>
    <w:rsid w:val="00A01D18"/>
    <w:rsid w:val="00A01FCF"/>
    <w:rsid w:val="00A01FE3"/>
    <w:rsid w:val="00A0205E"/>
    <w:rsid w:val="00A020FC"/>
    <w:rsid w:val="00A02488"/>
    <w:rsid w:val="00A02812"/>
    <w:rsid w:val="00A02A50"/>
    <w:rsid w:val="00A02BDE"/>
    <w:rsid w:val="00A02C60"/>
    <w:rsid w:val="00A02FC4"/>
    <w:rsid w:val="00A031FF"/>
    <w:rsid w:val="00A034DD"/>
    <w:rsid w:val="00A034F3"/>
    <w:rsid w:val="00A03672"/>
    <w:rsid w:val="00A039BF"/>
    <w:rsid w:val="00A03C30"/>
    <w:rsid w:val="00A03C65"/>
    <w:rsid w:val="00A03DD0"/>
    <w:rsid w:val="00A03E17"/>
    <w:rsid w:val="00A03F0D"/>
    <w:rsid w:val="00A04120"/>
    <w:rsid w:val="00A04142"/>
    <w:rsid w:val="00A045B4"/>
    <w:rsid w:val="00A045FE"/>
    <w:rsid w:val="00A04708"/>
    <w:rsid w:val="00A04940"/>
    <w:rsid w:val="00A04CD5"/>
    <w:rsid w:val="00A04DD2"/>
    <w:rsid w:val="00A04F0F"/>
    <w:rsid w:val="00A05289"/>
    <w:rsid w:val="00A0557B"/>
    <w:rsid w:val="00A055E9"/>
    <w:rsid w:val="00A0570E"/>
    <w:rsid w:val="00A058F0"/>
    <w:rsid w:val="00A0593D"/>
    <w:rsid w:val="00A05999"/>
    <w:rsid w:val="00A05C60"/>
    <w:rsid w:val="00A0619B"/>
    <w:rsid w:val="00A061AD"/>
    <w:rsid w:val="00A062FD"/>
    <w:rsid w:val="00A063AC"/>
    <w:rsid w:val="00A06409"/>
    <w:rsid w:val="00A0647A"/>
    <w:rsid w:val="00A0648B"/>
    <w:rsid w:val="00A0659B"/>
    <w:rsid w:val="00A06625"/>
    <w:rsid w:val="00A06777"/>
    <w:rsid w:val="00A069AA"/>
    <w:rsid w:val="00A069AB"/>
    <w:rsid w:val="00A06A78"/>
    <w:rsid w:val="00A06ACA"/>
    <w:rsid w:val="00A06B16"/>
    <w:rsid w:val="00A06B7F"/>
    <w:rsid w:val="00A06E4E"/>
    <w:rsid w:val="00A06EFD"/>
    <w:rsid w:val="00A07388"/>
    <w:rsid w:val="00A073CC"/>
    <w:rsid w:val="00A07410"/>
    <w:rsid w:val="00A0743E"/>
    <w:rsid w:val="00A07781"/>
    <w:rsid w:val="00A078F6"/>
    <w:rsid w:val="00A07B8C"/>
    <w:rsid w:val="00A07C7B"/>
    <w:rsid w:val="00A07DA5"/>
    <w:rsid w:val="00A07E11"/>
    <w:rsid w:val="00A07E68"/>
    <w:rsid w:val="00A07EA9"/>
    <w:rsid w:val="00A10086"/>
    <w:rsid w:val="00A1021E"/>
    <w:rsid w:val="00A10374"/>
    <w:rsid w:val="00A10550"/>
    <w:rsid w:val="00A1066C"/>
    <w:rsid w:val="00A10A28"/>
    <w:rsid w:val="00A10AC1"/>
    <w:rsid w:val="00A10BA1"/>
    <w:rsid w:val="00A10C44"/>
    <w:rsid w:val="00A10D02"/>
    <w:rsid w:val="00A10E4D"/>
    <w:rsid w:val="00A10E7A"/>
    <w:rsid w:val="00A10FE6"/>
    <w:rsid w:val="00A1141A"/>
    <w:rsid w:val="00A114B4"/>
    <w:rsid w:val="00A11663"/>
    <w:rsid w:val="00A1167E"/>
    <w:rsid w:val="00A11988"/>
    <w:rsid w:val="00A119BB"/>
    <w:rsid w:val="00A11B47"/>
    <w:rsid w:val="00A11DA3"/>
    <w:rsid w:val="00A1200A"/>
    <w:rsid w:val="00A12063"/>
    <w:rsid w:val="00A1217D"/>
    <w:rsid w:val="00A123E2"/>
    <w:rsid w:val="00A124C5"/>
    <w:rsid w:val="00A124E6"/>
    <w:rsid w:val="00A124F9"/>
    <w:rsid w:val="00A12638"/>
    <w:rsid w:val="00A126E8"/>
    <w:rsid w:val="00A12762"/>
    <w:rsid w:val="00A1280D"/>
    <w:rsid w:val="00A12877"/>
    <w:rsid w:val="00A128BC"/>
    <w:rsid w:val="00A12929"/>
    <w:rsid w:val="00A129F7"/>
    <w:rsid w:val="00A12A21"/>
    <w:rsid w:val="00A12B46"/>
    <w:rsid w:val="00A12C03"/>
    <w:rsid w:val="00A12CDD"/>
    <w:rsid w:val="00A12E60"/>
    <w:rsid w:val="00A12FA8"/>
    <w:rsid w:val="00A13161"/>
    <w:rsid w:val="00A131BA"/>
    <w:rsid w:val="00A13279"/>
    <w:rsid w:val="00A13414"/>
    <w:rsid w:val="00A13451"/>
    <w:rsid w:val="00A13706"/>
    <w:rsid w:val="00A13765"/>
    <w:rsid w:val="00A13844"/>
    <w:rsid w:val="00A138DA"/>
    <w:rsid w:val="00A13A9D"/>
    <w:rsid w:val="00A13CD3"/>
    <w:rsid w:val="00A13E8F"/>
    <w:rsid w:val="00A13ECD"/>
    <w:rsid w:val="00A140D6"/>
    <w:rsid w:val="00A1418C"/>
    <w:rsid w:val="00A141CB"/>
    <w:rsid w:val="00A14211"/>
    <w:rsid w:val="00A14221"/>
    <w:rsid w:val="00A14274"/>
    <w:rsid w:val="00A145B9"/>
    <w:rsid w:val="00A1467C"/>
    <w:rsid w:val="00A14694"/>
    <w:rsid w:val="00A14703"/>
    <w:rsid w:val="00A14740"/>
    <w:rsid w:val="00A147A4"/>
    <w:rsid w:val="00A14891"/>
    <w:rsid w:val="00A14969"/>
    <w:rsid w:val="00A149F0"/>
    <w:rsid w:val="00A14A12"/>
    <w:rsid w:val="00A14B87"/>
    <w:rsid w:val="00A14DEF"/>
    <w:rsid w:val="00A14E04"/>
    <w:rsid w:val="00A14E22"/>
    <w:rsid w:val="00A14E6B"/>
    <w:rsid w:val="00A14FF6"/>
    <w:rsid w:val="00A15153"/>
    <w:rsid w:val="00A1518E"/>
    <w:rsid w:val="00A15300"/>
    <w:rsid w:val="00A15465"/>
    <w:rsid w:val="00A15548"/>
    <w:rsid w:val="00A155F1"/>
    <w:rsid w:val="00A1563A"/>
    <w:rsid w:val="00A156C3"/>
    <w:rsid w:val="00A1581D"/>
    <w:rsid w:val="00A15863"/>
    <w:rsid w:val="00A159E6"/>
    <w:rsid w:val="00A15B6A"/>
    <w:rsid w:val="00A15C1F"/>
    <w:rsid w:val="00A15C2A"/>
    <w:rsid w:val="00A15CB2"/>
    <w:rsid w:val="00A1621A"/>
    <w:rsid w:val="00A162FA"/>
    <w:rsid w:val="00A16379"/>
    <w:rsid w:val="00A16440"/>
    <w:rsid w:val="00A1647C"/>
    <w:rsid w:val="00A166C7"/>
    <w:rsid w:val="00A168CB"/>
    <w:rsid w:val="00A1691E"/>
    <w:rsid w:val="00A16BAB"/>
    <w:rsid w:val="00A16BBD"/>
    <w:rsid w:val="00A16CD8"/>
    <w:rsid w:val="00A16DA0"/>
    <w:rsid w:val="00A16F43"/>
    <w:rsid w:val="00A16F57"/>
    <w:rsid w:val="00A171B8"/>
    <w:rsid w:val="00A1723A"/>
    <w:rsid w:val="00A17334"/>
    <w:rsid w:val="00A17412"/>
    <w:rsid w:val="00A17537"/>
    <w:rsid w:val="00A17543"/>
    <w:rsid w:val="00A17867"/>
    <w:rsid w:val="00A17A61"/>
    <w:rsid w:val="00A17A68"/>
    <w:rsid w:val="00A17D62"/>
    <w:rsid w:val="00A17F74"/>
    <w:rsid w:val="00A17FB4"/>
    <w:rsid w:val="00A17FF2"/>
    <w:rsid w:val="00A2003A"/>
    <w:rsid w:val="00A2006B"/>
    <w:rsid w:val="00A2010E"/>
    <w:rsid w:val="00A201CC"/>
    <w:rsid w:val="00A20245"/>
    <w:rsid w:val="00A20532"/>
    <w:rsid w:val="00A20534"/>
    <w:rsid w:val="00A2058D"/>
    <w:rsid w:val="00A20899"/>
    <w:rsid w:val="00A209E1"/>
    <w:rsid w:val="00A209EB"/>
    <w:rsid w:val="00A20B5A"/>
    <w:rsid w:val="00A20C70"/>
    <w:rsid w:val="00A20CA6"/>
    <w:rsid w:val="00A20CA7"/>
    <w:rsid w:val="00A20D70"/>
    <w:rsid w:val="00A20F8B"/>
    <w:rsid w:val="00A21271"/>
    <w:rsid w:val="00A212D5"/>
    <w:rsid w:val="00A213E8"/>
    <w:rsid w:val="00A21473"/>
    <w:rsid w:val="00A2161B"/>
    <w:rsid w:val="00A217AC"/>
    <w:rsid w:val="00A217BB"/>
    <w:rsid w:val="00A217E1"/>
    <w:rsid w:val="00A218CA"/>
    <w:rsid w:val="00A21975"/>
    <w:rsid w:val="00A219A8"/>
    <w:rsid w:val="00A21BC3"/>
    <w:rsid w:val="00A21D45"/>
    <w:rsid w:val="00A21E27"/>
    <w:rsid w:val="00A21E61"/>
    <w:rsid w:val="00A21EF7"/>
    <w:rsid w:val="00A21FB1"/>
    <w:rsid w:val="00A22098"/>
    <w:rsid w:val="00A220CB"/>
    <w:rsid w:val="00A221EA"/>
    <w:rsid w:val="00A221F4"/>
    <w:rsid w:val="00A222B8"/>
    <w:rsid w:val="00A227D1"/>
    <w:rsid w:val="00A22871"/>
    <w:rsid w:val="00A228F0"/>
    <w:rsid w:val="00A22BC9"/>
    <w:rsid w:val="00A22D17"/>
    <w:rsid w:val="00A22DDC"/>
    <w:rsid w:val="00A23000"/>
    <w:rsid w:val="00A23240"/>
    <w:rsid w:val="00A234F4"/>
    <w:rsid w:val="00A23589"/>
    <w:rsid w:val="00A236BD"/>
    <w:rsid w:val="00A237A2"/>
    <w:rsid w:val="00A237BE"/>
    <w:rsid w:val="00A238C1"/>
    <w:rsid w:val="00A23914"/>
    <w:rsid w:val="00A239C1"/>
    <w:rsid w:val="00A23AF7"/>
    <w:rsid w:val="00A23B03"/>
    <w:rsid w:val="00A23E1C"/>
    <w:rsid w:val="00A2446E"/>
    <w:rsid w:val="00A2458D"/>
    <w:rsid w:val="00A248CE"/>
    <w:rsid w:val="00A2490E"/>
    <w:rsid w:val="00A24A52"/>
    <w:rsid w:val="00A24A67"/>
    <w:rsid w:val="00A24B6B"/>
    <w:rsid w:val="00A24BD7"/>
    <w:rsid w:val="00A24D0E"/>
    <w:rsid w:val="00A24ECB"/>
    <w:rsid w:val="00A24F06"/>
    <w:rsid w:val="00A24F3C"/>
    <w:rsid w:val="00A24FAE"/>
    <w:rsid w:val="00A24FCA"/>
    <w:rsid w:val="00A25023"/>
    <w:rsid w:val="00A25085"/>
    <w:rsid w:val="00A254B0"/>
    <w:rsid w:val="00A25502"/>
    <w:rsid w:val="00A25740"/>
    <w:rsid w:val="00A25800"/>
    <w:rsid w:val="00A25877"/>
    <w:rsid w:val="00A25A28"/>
    <w:rsid w:val="00A25B36"/>
    <w:rsid w:val="00A25C30"/>
    <w:rsid w:val="00A25D1B"/>
    <w:rsid w:val="00A25EAA"/>
    <w:rsid w:val="00A26026"/>
    <w:rsid w:val="00A26177"/>
    <w:rsid w:val="00A266DF"/>
    <w:rsid w:val="00A26735"/>
    <w:rsid w:val="00A26980"/>
    <w:rsid w:val="00A26A7C"/>
    <w:rsid w:val="00A26BBE"/>
    <w:rsid w:val="00A26D14"/>
    <w:rsid w:val="00A26EEC"/>
    <w:rsid w:val="00A26FC6"/>
    <w:rsid w:val="00A27311"/>
    <w:rsid w:val="00A273FE"/>
    <w:rsid w:val="00A27542"/>
    <w:rsid w:val="00A275FA"/>
    <w:rsid w:val="00A27673"/>
    <w:rsid w:val="00A276D9"/>
    <w:rsid w:val="00A2783B"/>
    <w:rsid w:val="00A2789B"/>
    <w:rsid w:val="00A27AC1"/>
    <w:rsid w:val="00A27B1C"/>
    <w:rsid w:val="00A27BF0"/>
    <w:rsid w:val="00A27C9D"/>
    <w:rsid w:val="00A27D47"/>
    <w:rsid w:val="00A27D76"/>
    <w:rsid w:val="00A27E6B"/>
    <w:rsid w:val="00A30101"/>
    <w:rsid w:val="00A301B3"/>
    <w:rsid w:val="00A301FF"/>
    <w:rsid w:val="00A302AF"/>
    <w:rsid w:val="00A3043F"/>
    <w:rsid w:val="00A307C1"/>
    <w:rsid w:val="00A309E1"/>
    <w:rsid w:val="00A30A76"/>
    <w:rsid w:val="00A30ABC"/>
    <w:rsid w:val="00A30B40"/>
    <w:rsid w:val="00A30B4B"/>
    <w:rsid w:val="00A30B93"/>
    <w:rsid w:val="00A30C13"/>
    <w:rsid w:val="00A30CE0"/>
    <w:rsid w:val="00A30D74"/>
    <w:rsid w:val="00A30FFE"/>
    <w:rsid w:val="00A31079"/>
    <w:rsid w:val="00A310AF"/>
    <w:rsid w:val="00A3114B"/>
    <w:rsid w:val="00A31339"/>
    <w:rsid w:val="00A31507"/>
    <w:rsid w:val="00A31577"/>
    <w:rsid w:val="00A31A45"/>
    <w:rsid w:val="00A31ADE"/>
    <w:rsid w:val="00A31C35"/>
    <w:rsid w:val="00A31E24"/>
    <w:rsid w:val="00A31ED6"/>
    <w:rsid w:val="00A32009"/>
    <w:rsid w:val="00A3206F"/>
    <w:rsid w:val="00A3240F"/>
    <w:rsid w:val="00A3257C"/>
    <w:rsid w:val="00A3271A"/>
    <w:rsid w:val="00A3279C"/>
    <w:rsid w:val="00A32AAE"/>
    <w:rsid w:val="00A32B07"/>
    <w:rsid w:val="00A32C86"/>
    <w:rsid w:val="00A32DC5"/>
    <w:rsid w:val="00A330D4"/>
    <w:rsid w:val="00A33332"/>
    <w:rsid w:val="00A33727"/>
    <w:rsid w:val="00A33751"/>
    <w:rsid w:val="00A337DA"/>
    <w:rsid w:val="00A338B2"/>
    <w:rsid w:val="00A339E9"/>
    <w:rsid w:val="00A339ED"/>
    <w:rsid w:val="00A33A25"/>
    <w:rsid w:val="00A33B95"/>
    <w:rsid w:val="00A33C7F"/>
    <w:rsid w:val="00A33D9E"/>
    <w:rsid w:val="00A33FA5"/>
    <w:rsid w:val="00A34015"/>
    <w:rsid w:val="00A340C1"/>
    <w:rsid w:val="00A340EA"/>
    <w:rsid w:val="00A3414A"/>
    <w:rsid w:val="00A34253"/>
    <w:rsid w:val="00A3432A"/>
    <w:rsid w:val="00A343ED"/>
    <w:rsid w:val="00A34423"/>
    <w:rsid w:val="00A3450E"/>
    <w:rsid w:val="00A34798"/>
    <w:rsid w:val="00A347D4"/>
    <w:rsid w:val="00A347E8"/>
    <w:rsid w:val="00A34830"/>
    <w:rsid w:val="00A34907"/>
    <w:rsid w:val="00A349AC"/>
    <w:rsid w:val="00A34ABC"/>
    <w:rsid w:val="00A34B85"/>
    <w:rsid w:val="00A34DDB"/>
    <w:rsid w:val="00A352A5"/>
    <w:rsid w:val="00A3540F"/>
    <w:rsid w:val="00A35417"/>
    <w:rsid w:val="00A3541F"/>
    <w:rsid w:val="00A3544E"/>
    <w:rsid w:val="00A35643"/>
    <w:rsid w:val="00A357E7"/>
    <w:rsid w:val="00A357F1"/>
    <w:rsid w:val="00A35A14"/>
    <w:rsid w:val="00A35A8F"/>
    <w:rsid w:val="00A35B76"/>
    <w:rsid w:val="00A35D52"/>
    <w:rsid w:val="00A35EFE"/>
    <w:rsid w:val="00A35FCD"/>
    <w:rsid w:val="00A36125"/>
    <w:rsid w:val="00A36139"/>
    <w:rsid w:val="00A36339"/>
    <w:rsid w:val="00A36372"/>
    <w:rsid w:val="00A363A2"/>
    <w:rsid w:val="00A363EC"/>
    <w:rsid w:val="00A3641C"/>
    <w:rsid w:val="00A3666A"/>
    <w:rsid w:val="00A3693A"/>
    <w:rsid w:val="00A36C73"/>
    <w:rsid w:val="00A36D27"/>
    <w:rsid w:val="00A36E2D"/>
    <w:rsid w:val="00A36E6E"/>
    <w:rsid w:val="00A36F86"/>
    <w:rsid w:val="00A370BC"/>
    <w:rsid w:val="00A3714F"/>
    <w:rsid w:val="00A37305"/>
    <w:rsid w:val="00A37427"/>
    <w:rsid w:val="00A37443"/>
    <w:rsid w:val="00A375B6"/>
    <w:rsid w:val="00A37677"/>
    <w:rsid w:val="00A376CB"/>
    <w:rsid w:val="00A37709"/>
    <w:rsid w:val="00A37804"/>
    <w:rsid w:val="00A37AB9"/>
    <w:rsid w:val="00A37B4E"/>
    <w:rsid w:val="00A37C8F"/>
    <w:rsid w:val="00A37CD3"/>
    <w:rsid w:val="00A37D16"/>
    <w:rsid w:val="00A37D22"/>
    <w:rsid w:val="00A37DCB"/>
    <w:rsid w:val="00A37E41"/>
    <w:rsid w:val="00A37E59"/>
    <w:rsid w:val="00A37F43"/>
    <w:rsid w:val="00A40008"/>
    <w:rsid w:val="00A400E9"/>
    <w:rsid w:val="00A404CD"/>
    <w:rsid w:val="00A4052E"/>
    <w:rsid w:val="00A40671"/>
    <w:rsid w:val="00A40898"/>
    <w:rsid w:val="00A40C51"/>
    <w:rsid w:val="00A40CB1"/>
    <w:rsid w:val="00A40CDE"/>
    <w:rsid w:val="00A4109A"/>
    <w:rsid w:val="00A410CB"/>
    <w:rsid w:val="00A4116A"/>
    <w:rsid w:val="00A41387"/>
    <w:rsid w:val="00A4142E"/>
    <w:rsid w:val="00A4148D"/>
    <w:rsid w:val="00A41519"/>
    <w:rsid w:val="00A4177D"/>
    <w:rsid w:val="00A41851"/>
    <w:rsid w:val="00A418B8"/>
    <w:rsid w:val="00A41A1D"/>
    <w:rsid w:val="00A41C3E"/>
    <w:rsid w:val="00A41D58"/>
    <w:rsid w:val="00A41E20"/>
    <w:rsid w:val="00A41E6F"/>
    <w:rsid w:val="00A41F00"/>
    <w:rsid w:val="00A41F60"/>
    <w:rsid w:val="00A420F1"/>
    <w:rsid w:val="00A42153"/>
    <w:rsid w:val="00A421C5"/>
    <w:rsid w:val="00A42293"/>
    <w:rsid w:val="00A423D1"/>
    <w:rsid w:val="00A42490"/>
    <w:rsid w:val="00A4254F"/>
    <w:rsid w:val="00A4275B"/>
    <w:rsid w:val="00A42769"/>
    <w:rsid w:val="00A42875"/>
    <w:rsid w:val="00A42969"/>
    <w:rsid w:val="00A42B74"/>
    <w:rsid w:val="00A42CD9"/>
    <w:rsid w:val="00A42DE2"/>
    <w:rsid w:val="00A42E17"/>
    <w:rsid w:val="00A43013"/>
    <w:rsid w:val="00A43044"/>
    <w:rsid w:val="00A43071"/>
    <w:rsid w:val="00A43398"/>
    <w:rsid w:val="00A43407"/>
    <w:rsid w:val="00A4359A"/>
    <w:rsid w:val="00A43647"/>
    <w:rsid w:val="00A438D5"/>
    <w:rsid w:val="00A43B94"/>
    <w:rsid w:val="00A43BC5"/>
    <w:rsid w:val="00A43C62"/>
    <w:rsid w:val="00A43DA8"/>
    <w:rsid w:val="00A43E6F"/>
    <w:rsid w:val="00A442DA"/>
    <w:rsid w:val="00A44361"/>
    <w:rsid w:val="00A443E9"/>
    <w:rsid w:val="00A44433"/>
    <w:rsid w:val="00A44A45"/>
    <w:rsid w:val="00A44A9B"/>
    <w:rsid w:val="00A44CE6"/>
    <w:rsid w:val="00A44FAD"/>
    <w:rsid w:val="00A4509A"/>
    <w:rsid w:val="00A45140"/>
    <w:rsid w:val="00A45425"/>
    <w:rsid w:val="00A45606"/>
    <w:rsid w:val="00A45625"/>
    <w:rsid w:val="00A45654"/>
    <w:rsid w:val="00A4568B"/>
    <w:rsid w:val="00A4584B"/>
    <w:rsid w:val="00A45A6D"/>
    <w:rsid w:val="00A45B4E"/>
    <w:rsid w:val="00A45CA7"/>
    <w:rsid w:val="00A45DC5"/>
    <w:rsid w:val="00A45F09"/>
    <w:rsid w:val="00A46005"/>
    <w:rsid w:val="00A46085"/>
    <w:rsid w:val="00A461D8"/>
    <w:rsid w:val="00A4620D"/>
    <w:rsid w:val="00A464CF"/>
    <w:rsid w:val="00A4652A"/>
    <w:rsid w:val="00A46566"/>
    <w:rsid w:val="00A46582"/>
    <w:rsid w:val="00A466C5"/>
    <w:rsid w:val="00A46842"/>
    <w:rsid w:val="00A46A0E"/>
    <w:rsid w:val="00A46BF3"/>
    <w:rsid w:val="00A46CA0"/>
    <w:rsid w:val="00A47312"/>
    <w:rsid w:val="00A473D6"/>
    <w:rsid w:val="00A47798"/>
    <w:rsid w:val="00A47A5D"/>
    <w:rsid w:val="00A47AF6"/>
    <w:rsid w:val="00A47B7B"/>
    <w:rsid w:val="00A47E12"/>
    <w:rsid w:val="00A47E2C"/>
    <w:rsid w:val="00A47F1E"/>
    <w:rsid w:val="00A50167"/>
    <w:rsid w:val="00A50271"/>
    <w:rsid w:val="00A5030F"/>
    <w:rsid w:val="00A5039E"/>
    <w:rsid w:val="00A504B0"/>
    <w:rsid w:val="00A504C1"/>
    <w:rsid w:val="00A5087A"/>
    <w:rsid w:val="00A5087E"/>
    <w:rsid w:val="00A50969"/>
    <w:rsid w:val="00A50AFB"/>
    <w:rsid w:val="00A50B14"/>
    <w:rsid w:val="00A50B97"/>
    <w:rsid w:val="00A50CC9"/>
    <w:rsid w:val="00A50CD2"/>
    <w:rsid w:val="00A50D11"/>
    <w:rsid w:val="00A50FFE"/>
    <w:rsid w:val="00A5119D"/>
    <w:rsid w:val="00A51279"/>
    <w:rsid w:val="00A51299"/>
    <w:rsid w:val="00A5140A"/>
    <w:rsid w:val="00A51662"/>
    <w:rsid w:val="00A51736"/>
    <w:rsid w:val="00A5183E"/>
    <w:rsid w:val="00A51895"/>
    <w:rsid w:val="00A5189B"/>
    <w:rsid w:val="00A518C7"/>
    <w:rsid w:val="00A51904"/>
    <w:rsid w:val="00A51961"/>
    <w:rsid w:val="00A51BBF"/>
    <w:rsid w:val="00A51C8D"/>
    <w:rsid w:val="00A51CF4"/>
    <w:rsid w:val="00A51D4A"/>
    <w:rsid w:val="00A51D86"/>
    <w:rsid w:val="00A51DDB"/>
    <w:rsid w:val="00A51EA1"/>
    <w:rsid w:val="00A520C6"/>
    <w:rsid w:val="00A5231F"/>
    <w:rsid w:val="00A52386"/>
    <w:rsid w:val="00A5278A"/>
    <w:rsid w:val="00A52AC7"/>
    <w:rsid w:val="00A52B10"/>
    <w:rsid w:val="00A52B68"/>
    <w:rsid w:val="00A52B80"/>
    <w:rsid w:val="00A52BFA"/>
    <w:rsid w:val="00A52E25"/>
    <w:rsid w:val="00A52E97"/>
    <w:rsid w:val="00A52F07"/>
    <w:rsid w:val="00A52F18"/>
    <w:rsid w:val="00A52F66"/>
    <w:rsid w:val="00A5300F"/>
    <w:rsid w:val="00A530B1"/>
    <w:rsid w:val="00A53635"/>
    <w:rsid w:val="00A538CE"/>
    <w:rsid w:val="00A53ADD"/>
    <w:rsid w:val="00A53BC9"/>
    <w:rsid w:val="00A53C2D"/>
    <w:rsid w:val="00A53FF9"/>
    <w:rsid w:val="00A5404A"/>
    <w:rsid w:val="00A5406C"/>
    <w:rsid w:val="00A5416F"/>
    <w:rsid w:val="00A5419C"/>
    <w:rsid w:val="00A54227"/>
    <w:rsid w:val="00A542E0"/>
    <w:rsid w:val="00A54304"/>
    <w:rsid w:val="00A54395"/>
    <w:rsid w:val="00A543DA"/>
    <w:rsid w:val="00A54408"/>
    <w:rsid w:val="00A5448E"/>
    <w:rsid w:val="00A54570"/>
    <w:rsid w:val="00A546D5"/>
    <w:rsid w:val="00A547EB"/>
    <w:rsid w:val="00A5484F"/>
    <w:rsid w:val="00A5491C"/>
    <w:rsid w:val="00A54BBF"/>
    <w:rsid w:val="00A54CC9"/>
    <w:rsid w:val="00A54CD1"/>
    <w:rsid w:val="00A54D68"/>
    <w:rsid w:val="00A550A9"/>
    <w:rsid w:val="00A550C5"/>
    <w:rsid w:val="00A5514E"/>
    <w:rsid w:val="00A5517B"/>
    <w:rsid w:val="00A553E5"/>
    <w:rsid w:val="00A554FE"/>
    <w:rsid w:val="00A5566C"/>
    <w:rsid w:val="00A556FB"/>
    <w:rsid w:val="00A55753"/>
    <w:rsid w:val="00A5583A"/>
    <w:rsid w:val="00A55848"/>
    <w:rsid w:val="00A5592E"/>
    <w:rsid w:val="00A55958"/>
    <w:rsid w:val="00A55C5F"/>
    <w:rsid w:val="00A55CC8"/>
    <w:rsid w:val="00A55CDF"/>
    <w:rsid w:val="00A55D1C"/>
    <w:rsid w:val="00A55DD5"/>
    <w:rsid w:val="00A55DFC"/>
    <w:rsid w:val="00A55F96"/>
    <w:rsid w:val="00A56058"/>
    <w:rsid w:val="00A56177"/>
    <w:rsid w:val="00A56181"/>
    <w:rsid w:val="00A56190"/>
    <w:rsid w:val="00A562C8"/>
    <w:rsid w:val="00A564EE"/>
    <w:rsid w:val="00A5652E"/>
    <w:rsid w:val="00A56556"/>
    <w:rsid w:val="00A567C8"/>
    <w:rsid w:val="00A56821"/>
    <w:rsid w:val="00A5684D"/>
    <w:rsid w:val="00A568A8"/>
    <w:rsid w:val="00A56B78"/>
    <w:rsid w:val="00A56BF8"/>
    <w:rsid w:val="00A56C21"/>
    <w:rsid w:val="00A56C4D"/>
    <w:rsid w:val="00A56C94"/>
    <w:rsid w:val="00A56FBA"/>
    <w:rsid w:val="00A57378"/>
    <w:rsid w:val="00A57474"/>
    <w:rsid w:val="00A5750F"/>
    <w:rsid w:val="00A576D0"/>
    <w:rsid w:val="00A5782F"/>
    <w:rsid w:val="00A579D8"/>
    <w:rsid w:val="00A57B1E"/>
    <w:rsid w:val="00A57C26"/>
    <w:rsid w:val="00A57CDD"/>
    <w:rsid w:val="00A57E90"/>
    <w:rsid w:val="00A57FC1"/>
    <w:rsid w:val="00A6062D"/>
    <w:rsid w:val="00A6086B"/>
    <w:rsid w:val="00A60A01"/>
    <w:rsid w:val="00A60BA7"/>
    <w:rsid w:val="00A60BB2"/>
    <w:rsid w:val="00A60BD4"/>
    <w:rsid w:val="00A60E7E"/>
    <w:rsid w:val="00A610AE"/>
    <w:rsid w:val="00A6111F"/>
    <w:rsid w:val="00A61160"/>
    <w:rsid w:val="00A611C3"/>
    <w:rsid w:val="00A6124D"/>
    <w:rsid w:val="00A615A5"/>
    <w:rsid w:val="00A6171C"/>
    <w:rsid w:val="00A61756"/>
    <w:rsid w:val="00A6183A"/>
    <w:rsid w:val="00A61B6C"/>
    <w:rsid w:val="00A61BAE"/>
    <w:rsid w:val="00A61D53"/>
    <w:rsid w:val="00A61E41"/>
    <w:rsid w:val="00A61EE7"/>
    <w:rsid w:val="00A620EF"/>
    <w:rsid w:val="00A6221A"/>
    <w:rsid w:val="00A623C2"/>
    <w:rsid w:val="00A625E2"/>
    <w:rsid w:val="00A62839"/>
    <w:rsid w:val="00A6285C"/>
    <w:rsid w:val="00A628D0"/>
    <w:rsid w:val="00A629C3"/>
    <w:rsid w:val="00A62AB4"/>
    <w:rsid w:val="00A62BF7"/>
    <w:rsid w:val="00A62CC8"/>
    <w:rsid w:val="00A62D84"/>
    <w:rsid w:val="00A62DB0"/>
    <w:rsid w:val="00A62E6B"/>
    <w:rsid w:val="00A62EA1"/>
    <w:rsid w:val="00A62EE2"/>
    <w:rsid w:val="00A62F50"/>
    <w:rsid w:val="00A62F78"/>
    <w:rsid w:val="00A62FA0"/>
    <w:rsid w:val="00A63149"/>
    <w:rsid w:val="00A631C2"/>
    <w:rsid w:val="00A6335C"/>
    <w:rsid w:val="00A634BC"/>
    <w:rsid w:val="00A63716"/>
    <w:rsid w:val="00A638CE"/>
    <w:rsid w:val="00A6391D"/>
    <w:rsid w:val="00A639E9"/>
    <w:rsid w:val="00A63A74"/>
    <w:rsid w:val="00A63A79"/>
    <w:rsid w:val="00A63B46"/>
    <w:rsid w:val="00A63C33"/>
    <w:rsid w:val="00A63F3F"/>
    <w:rsid w:val="00A63F40"/>
    <w:rsid w:val="00A63FA6"/>
    <w:rsid w:val="00A641CC"/>
    <w:rsid w:val="00A64353"/>
    <w:rsid w:val="00A6435B"/>
    <w:rsid w:val="00A643F2"/>
    <w:rsid w:val="00A645E9"/>
    <w:rsid w:val="00A64651"/>
    <w:rsid w:val="00A6469A"/>
    <w:rsid w:val="00A647CF"/>
    <w:rsid w:val="00A648CA"/>
    <w:rsid w:val="00A649D0"/>
    <w:rsid w:val="00A64A0D"/>
    <w:rsid w:val="00A64C4F"/>
    <w:rsid w:val="00A64C81"/>
    <w:rsid w:val="00A64DA2"/>
    <w:rsid w:val="00A64EE5"/>
    <w:rsid w:val="00A64F08"/>
    <w:rsid w:val="00A64FA6"/>
    <w:rsid w:val="00A651D4"/>
    <w:rsid w:val="00A6524E"/>
    <w:rsid w:val="00A65552"/>
    <w:rsid w:val="00A65850"/>
    <w:rsid w:val="00A65882"/>
    <w:rsid w:val="00A658AD"/>
    <w:rsid w:val="00A65925"/>
    <w:rsid w:val="00A6599D"/>
    <w:rsid w:val="00A65B76"/>
    <w:rsid w:val="00A65B7C"/>
    <w:rsid w:val="00A65BA9"/>
    <w:rsid w:val="00A65BE2"/>
    <w:rsid w:val="00A65EC8"/>
    <w:rsid w:val="00A65F6A"/>
    <w:rsid w:val="00A660F4"/>
    <w:rsid w:val="00A661E8"/>
    <w:rsid w:val="00A66409"/>
    <w:rsid w:val="00A664B8"/>
    <w:rsid w:val="00A66552"/>
    <w:rsid w:val="00A66553"/>
    <w:rsid w:val="00A66573"/>
    <w:rsid w:val="00A6661E"/>
    <w:rsid w:val="00A666F1"/>
    <w:rsid w:val="00A6674D"/>
    <w:rsid w:val="00A6675E"/>
    <w:rsid w:val="00A6677E"/>
    <w:rsid w:val="00A6681E"/>
    <w:rsid w:val="00A66909"/>
    <w:rsid w:val="00A66910"/>
    <w:rsid w:val="00A66BFF"/>
    <w:rsid w:val="00A66C28"/>
    <w:rsid w:val="00A66CC3"/>
    <w:rsid w:val="00A66EBC"/>
    <w:rsid w:val="00A66F45"/>
    <w:rsid w:val="00A66F47"/>
    <w:rsid w:val="00A66FA2"/>
    <w:rsid w:val="00A66FC7"/>
    <w:rsid w:val="00A66FF9"/>
    <w:rsid w:val="00A67000"/>
    <w:rsid w:val="00A6714A"/>
    <w:rsid w:val="00A6718B"/>
    <w:rsid w:val="00A671FD"/>
    <w:rsid w:val="00A6738C"/>
    <w:rsid w:val="00A67417"/>
    <w:rsid w:val="00A67749"/>
    <w:rsid w:val="00A67A37"/>
    <w:rsid w:val="00A67A6F"/>
    <w:rsid w:val="00A67C07"/>
    <w:rsid w:val="00A67C59"/>
    <w:rsid w:val="00A67E2A"/>
    <w:rsid w:val="00A67F55"/>
    <w:rsid w:val="00A67F7A"/>
    <w:rsid w:val="00A7000F"/>
    <w:rsid w:val="00A7004E"/>
    <w:rsid w:val="00A700FC"/>
    <w:rsid w:val="00A704EE"/>
    <w:rsid w:val="00A70515"/>
    <w:rsid w:val="00A70544"/>
    <w:rsid w:val="00A7074C"/>
    <w:rsid w:val="00A7080D"/>
    <w:rsid w:val="00A70BA4"/>
    <w:rsid w:val="00A70F39"/>
    <w:rsid w:val="00A711BF"/>
    <w:rsid w:val="00A711E3"/>
    <w:rsid w:val="00A71273"/>
    <w:rsid w:val="00A713DA"/>
    <w:rsid w:val="00A71441"/>
    <w:rsid w:val="00A71601"/>
    <w:rsid w:val="00A71769"/>
    <w:rsid w:val="00A71820"/>
    <w:rsid w:val="00A718E9"/>
    <w:rsid w:val="00A71A59"/>
    <w:rsid w:val="00A71BCB"/>
    <w:rsid w:val="00A71DF8"/>
    <w:rsid w:val="00A71E55"/>
    <w:rsid w:val="00A71F48"/>
    <w:rsid w:val="00A71F99"/>
    <w:rsid w:val="00A72086"/>
    <w:rsid w:val="00A720BB"/>
    <w:rsid w:val="00A72130"/>
    <w:rsid w:val="00A72266"/>
    <w:rsid w:val="00A72410"/>
    <w:rsid w:val="00A724AB"/>
    <w:rsid w:val="00A724BB"/>
    <w:rsid w:val="00A7272B"/>
    <w:rsid w:val="00A72755"/>
    <w:rsid w:val="00A72808"/>
    <w:rsid w:val="00A728D8"/>
    <w:rsid w:val="00A72C6B"/>
    <w:rsid w:val="00A72D2C"/>
    <w:rsid w:val="00A72D32"/>
    <w:rsid w:val="00A72F33"/>
    <w:rsid w:val="00A72F8F"/>
    <w:rsid w:val="00A73097"/>
    <w:rsid w:val="00A731DF"/>
    <w:rsid w:val="00A732F3"/>
    <w:rsid w:val="00A73478"/>
    <w:rsid w:val="00A73509"/>
    <w:rsid w:val="00A73739"/>
    <w:rsid w:val="00A73753"/>
    <w:rsid w:val="00A73AF8"/>
    <w:rsid w:val="00A73B0F"/>
    <w:rsid w:val="00A73B14"/>
    <w:rsid w:val="00A73B20"/>
    <w:rsid w:val="00A73CF0"/>
    <w:rsid w:val="00A73D0B"/>
    <w:rsid w:val="00A73EC6"/>
    <w:rsid w:val="00A73F22"/>
    <w:rsid w:val="00A74035"/>
    <w:rsid w:val="00A741CC"/>
    <w:rsid w:val="00A74275"/>
    <w:rsid w:val="00A74307"/>
    <w:rsid w:val="00A7444F"/>
    <w:rsid w:val="00A7446B"/>
    <w:rsid w:val="00A745CF"/>
    <w:rsid w:val="00A74701"/>
    <w:rsid w:val="00A74801"/>
    <w:rsid w:val="00A748BB"/>
    <w:rsid w:val="00A74A1B"/>
    <w:rsid w:val="00A74ABB"/>
    <w:rsid w:val="00A74C19"/>
    <w:rsid w:val="00A74CA7"/>
    <w:rsid w:val="00A74CDF"/>
    <w:rsid w:val="00A74D3E"/>
    <w:rsid w:val="00A74EEE"/>
    <w:rsid w:val="00A74F9F"/>
    <w:rsid w:val="00A74FE7"/>
    <w:rsid w:val="00A74FF1"/>
    <w:rsid w:val="00A75063"/>
    <w:rsid w:val="00A75160"/>
    <w:rsid w:val="00A7519B"/>
    <w:rsid w:val="00A7578B"/>
    <w:rsid w:val="00A757F0"/>
    <w:rsid w:val="00A75881"/>
    <w:rsid w:val="00A759DB"/>
    <w:rsid w:val="00A75A69"/>
    <w:rsid w:val="00A75C8C"/>
    <w:rsid w:val="00A75D68"/>
    <w:rsid w:val="00A76016"/>
    <w:rsid w:val="00A76150"/>
    <w:rsid w:val="00A762AC"/>
    <w:rsid w:val="00A763A2"/>
    <w:rsid w:val="00A7667E"/>
    <w:rsid w:val="00A766C7"/>
    <w:rsid w:val="00A76833"/>
    <w:rsid w:val="00A7688A"/>
    <w:rsid w:val="00A76909"/>
    <w:rsid w:val="00A769F9"/>
    <w:rsid w:val="00A76B9D"/>
    <w:rsid w:val="00A76D3B"/>
    <w:rsid w:val="00A76DCC"/>
    <w:rsid w:val="00A76E81"/>
    <w:rsid w:val="00A76F36"/>
    <w:rsid w:val="00A76FBF"/>
    <w:rsid w:val="00A77089"/>
    <w:rsid w:val="00A7710B"/>
    <w:rsid w:val="00A7712B"/>
    <w:rsid w:val="00A771E3"/>
    <w:rsid w:val="00A77620"/>
    <w:rsid w:val="00A77766"/>
    <w:rsid w:val="00A77858"/>
    <w:rsid w:val="00A7785B"/>
    <w:rsid w:val="00A778BA"/>
    <w:rsid w:val="00A778DA"/>
    <w:rsid w:val="00A779C1"/>
    <w:rsid w:val="00A77B70"/>
    <w:rsid w:val="00A77E99"/>
    <w:rsid w:val="00A801CB"/>
    <w:rsid w:val="00A8053E"/>
    <w:rsid w:val="00A806BD"/>
    <w:rsid w:val="00A808F6"/>
    <w:rsid w:val="00A809B5"/>
    <w:rsid w:val="00A80DF7"/>
    <w:rsid w:val="00A80E0A"/>
    <w:rsid w:val="00A80EDE"/>
    <w:rsid w:val="00A81575"/>
    <w:rsid w:val="00A81898"/>
    <w:rsid w:val="00A818A6"/>
    <w:rsid w:val="00A8190E"/>
    <w:rsid w:val="00A81A81"/>
    <w:rsid w:val="00A81AED"/>
    <w:rsid w:val="00A81BC8"/>
    <w:rsid w:val="00A81CA0"/>
    <w:rsid w:val="00A81CF6"/>
    <w:rsid w:val="00A81E52"/>
    <w:rsid w:val="00A8209E"/>
    <w:rsid w:val="00A8212E"/>
    <w:rsid w:val="00A8216D"/>
    <w:rsid w:val="00A82226"/>
    <w:rsid w:val="00A822C6"/>
    <w:rsid w:val="00A8246F"/>
    <w:rsid w:val="00A825D6"/>
    <w:rsid w:val="00A826BD"/>
    <w:rsid w:val="00A8290F"/>
    <w:rsid w:val="00A82A4E"/>
    <w:rsid w:val="00A82C73"/>
    <w:rsid w:val="00A82E40"/>
    <w:rsid w:val="00A8315D"/>
    <w:rsid w:val="00A83310"/>
    <w:rsid w:val="00A835AF"/>
    <w:rsid w:val="00A838B0"/>
    <w:rsid w:val="00A8393F"/>
    <w:rsid w:val="00A83AC2"/>
    <w:rsid w:val="00A83B42"/>
    <w:rsid w:val="00A83CB8"/>
    <w:rsid w:val="00A83CDD"/>
    <w:rsid w:val="00A83D4A"/>
    <w:rsid w:val="00A83E41"/>
    <w:rsid w:val="00A8407B"/>
    <w:rsid w:val="00A841CD"/>
    <w:rsid w:val="00A84559"/>
    <w:rsid w:val="00A84597"/>
    <w:rsid w:val="00A845A6"/>
    <w:rsid w:val="00A846CE"/>
    <w:rsid w:val="00A8495A"/>
    <w:rsid w:val="00A84A94"/>
    <w:rsid w:val="00A84C1D"/>
    <w:rsid w:val="00A84CA4"/>
    <w:rsid w:val="00A84DA7"/>
    <w:rsid w:val="00A84E08"/>
    <w:rsid w:val="00A85444"/>
    <w:rsid w:val="00A854CF"/>
    <w:rsid w:val="00A857DE"/>
    <w:rsid w:val="00A85891"/>
    <w:rsid w:val="00A858A4"/>
    <w:rsid w:val="00A85910"/>
    <w:rsid w:val="00A85BA6"/>
    <w:rsid w:val="00A85C91"/>
    <w:rsid w:val="00A85DE2"/>
    <w:rsid w:val="00A860CF"/>
    <w:rsid w:val="00A860F5"/>
    <w:rsid w:val="00A86150"/>
    <w:rsid w:val="00A8624E"/>
    <w:rsid w:val="00A862C7"/>
    <w:rsid w:val="00A862E9"/>
    <w:rsid w:val="00A86607"/>
    <w:rsid w:val="00A86841"/>
    <w:rsid w:val="00A86964"/>
    <w:rsid w:val="00A86AA3"/>
    <w:rsid w:val="00A86BD7"/>
    <w:rsid w:val="00A86C5B"/>
    <w:rsid w:val="00A86F38"/>
    <w:rsid w:val="00A871F3"/>
    <w:rsid w:val="00A87406"/>
    <w:rsid w:val="00A874BF"/>
    <w:rsid w:val="00A87511"/>
    <w:rsid w:val="00A875AE"/>
    <w:rsid w:val="00A875DE"/>
    <w:rsid w:val="00A876BA"/>
    <w:rsid w:val="00A877E4"/>
    <w:rsid w:val="00A877EF"/>
    <w:rsid w:val="00A878B2"/>
    <w:rsid w:val="00A87AD3"/>
    <w:rsid w:val="00A87B36"/>
    <w:rsid w:val="00A87C37"/>
    <w:rsid w:val="00A87D0B"/>
    <w:rsid w:val="00A87DB3"/>
    <w:rsid w:val="00A87F2F"/>
    <w:rsid w:val="00A90044"/>
    <w:rsid w:val="00A901CF"/>
    <w:rsid w:val="00A903FE"/>
    <w:rsid w:val="00A904C8"/>
    <w:rsid w:val="00A90509"/>
    <w:rsid w:val="00A90552"/>
    <w:rsid w:val="00A906EB"/>
    <w:rsid w:val="00A9086A"/>
    <w:rsid w:val="00A90920"/>
    <w:rsid w:val="00A909B2"/>
    <w:rsid w:val="00A90B29"/>
    <w:rsid w:val="00A90DDE"/>
    <w:rsid w:val="00A90E72"/>
    <w:rsid w:val="00A90FDF"/>
    <w:rsid w:val="00A910B0"/>
    <w:rsid w:val="00A91195"/>
    <w:rsid w:val="00A911E0"/>
    <w:rsid w:val="00A911F0"/>
    <w:rsid w:val="00A913AA"/>
    <w:rsid w:val="00A915B1"/>
    <w:rsid w:val="00A91647"/>
    <w:rsid w:val="00A9164D"/>
    <w:rsid w:val="00A9170B"/>
    <w:rsid w:val="00A91736"/>
    <w:rsid w:val="00A9194A"/>
    <w:rsid w:val="00A91A1D"/>
    <w:rsid w:val="00A91A38"/>
    <w:rsid w:val="00A91AA4"/>
    <w:rsid w:val="00A91C41"/>
    <w:rsid w:val="00A91D89"/>
    <w:rsid w:val="00A91E3C"/>
    <w:rsid w:val="00A91E55"/>
    <w:rsid w:val="00A91F40"/>
    <w:rsid w:val="00A92090"/>
    <w:rsid w:val="00A92231"/>
    <w:rsid w:val="00A9228F"/>
    <w:rsid w:val="00A9230E"/>
    <w:rsid w:val="00A92494"/>
    <w:rsid w:val="00A92541"/>
    <w:rsid w:val="00A9283A"/>
    <w:rsid w:val="00A92B29"/>
    <w:rsid w:val="00A92C5D"/>
    <w:rsid w:val="00A93371"/>
    <w:rsid w:val="00A934C9"/>
    <w:rsid w:val="00A93592"/>
    <w:rsid w:val="00A9373B"/>
    <w:rsid w:val="00A93748"/>
    <w:rsid w:val="00A9375A"/>
    <w:rsid w:val="00A93965"/>
    <w:rsid w:val="00A93A61"/>
    <w:rsid w:val="00A93C40"/>
    <w:rsid w:val="00A93C4D"/>
    <w:rsid w:val="00A93F3F"/>
    <w:rsid w:val="00A93FD0"/>
    <w:rsid w:val="00A94086"/>
    <w:rsid w:val="00A941F6"/>
    <w:rsid w:val="00A942EC"/>
    <w:rsid w:val="00A94309"/>
    <w:rsid w:val="00A94568"/>
    <w:rsid w:val="00A94589"/>
    <w:rsid w:val="00A94720"/>
    <w:rsid w:val="00A94737"/>
    <w:rsid w:val="00A94840"/>
    <w:rsid w:val="00A949BE"/>
    <w:rsid w:val="00A94A2A"/>
    <w:rsid w:val="00A94A5F"/>
    <w:rsid w:val="00A94A6F"/>
    <w:rsid w:val="00A94A7B"/>
    <w:rsid w:val="00A94AA7"/>
    <w:rsid w:val="00A94C1C"/>
    <w:rsid w:val="00A94DB5"/>
    <w:rsid w:val="00A94E19"/>
    <w:rsid w:val="00A94FBE"/>
    <w:rsid w:val="00A951D0"/>
    <w:rsid w:val="00A957C9"/>
    <w:rsid w:val="00A958AB"/>
    <w:rsid w:val="00A95965"/>
    <w:rsid w:val="00A96070"/>
    <w:rsid w:val="00A960F8"/>
    <w:rsid w:val="00A960F9"/>
    <w:rsid w:val="00A961C3"/>
    <w:rsid w:val="00A96336"/>
    <w:rsid w:val="00A96647"/>
    <w:rsid w:val="00A967A0"/>
    <w:rsid w:val="00A9698B"/>
    <w:rsid w:val="00A969DE"/>
    <w:rsid w:val="00A969EA"/>
    <w:rsid w:val="00A970BE"/>
    <w:rsid w:val="00A97269"/>
    <w:rsid w:val="00A97284"/>
    <w:rsid w:val="00A97471"/>
    <w:rsid w:val="00A974ED"/>
    <w:rsid w:val="00A975E7"/>
    <w:rsid w:val="00A97662"/>
    <w:rsid w:val="00A97830"/>
    <w:rsid w:val="00A97843"/>
    <w:rsid w:val="00A97889"/>
    <w:rsid w:val="00A97A2D"/>
    <w:rsid w:val="00A97A99"/>
    <w:rsid w:val="00A97DDB"/>
    <w:rsid w:val="00A97E8C"/>
    <w:rsid w:val="00AA00BF"/>
    <w:rsid w:val="00AA0134"/>
    <w:rsid w:val="00AA064D"/>
    <w:rsid w:val="00AA0660"/>
    <w:rsid w:val="00AA0962"/>
    <w:rsid w:val="00AA09ED"/>
    <w:rsid w:val="00AA0B88"/>
    <w:rsid w:val="00AA0E72"/>
    <w:rsid w:val="00AA1298"/>
    <w:rsid w:val="00AA1379"/>
    <w:rsid w:val="00AA13A2"/>
    <w:rsid w:val="00AA13A9"/>
    <w:rsid w:val="00AA1556"/>
    <w:rsid w:val="00AA1624"/>
    <w:rsid w:val="00AA1636"/>
    <w:rsid w:val="00AA17B6"/>
    <w:rsid w:val="00AA18B0"/>
    <w:rsid w:val="00AA1A38"/>
    <w:rsid w:val="00AA1EDA"/>
    <w:rsid w:val="00AA2033"/>
    <w:rsid w:val="00AA20A4"/>
    <w:rsid w:val="00AA20CF"/>
    <w:rsid w:val="00AA2154"/>
    <w:rsid w:val="00AA22D0"/>
    <w:rsid w:val="00AA2399"/>
    <w:rsid w:val="00AA23EB"/>
    <w:rsid w:val="00AA249C"/>
    <w:rsid w:val="00AA260B"/>
    <w:rsid w:val="00AA266D"/>
    <w:rsid w:val="00AA2774"/>
    <w:rsid w:val="00AA2826"/>
    <w:rsid w:val="00AA28DD"/>
    <w:rsid w:val="00AA2903"/>
    <w:rsid w:val="00AA2949"/>
    <w:rsid w:val="00AA2A0D"/>
    <w:rsid w:val="00AA2C0A"/>
    <w:rsid w:val="00AA2C59"/>
    <w:rsid w:val="00AA2C94"/>
    <w:rsid w:val="00AA2FF9"/>
    <w:rsid w:val="00AA3061"/>
    <w:rsid w:val="00AA30DD"/>
    <w:rsid w:val="00AA30F6"/>
    <w:rsid w:val="00AA3125"/>
    <w:rsid w:val="00AA32A6"/>
    <w:rsid w:val="00AA33AD"/>
    <w:rsid w:val="00AA352C"/>
    <w:rsid w:val="00AA3574"/>
    <w:rsid w:val="00AA36C4"/>
    <w:rsid w:val="00AA38CD"/>
    <w:rsid w:val="00AA3B52"/>
    <w:rsid w:val="00AA3BC3"/>
    <w:rsid w:val="00AA40B5"/>
    <w:rsid w:val="00AA429E"/>
    <w:rsid w:val="00AA4369"/>
    <w:rsid w:val="00AA4512"/>
    <w:rsid w:val="00AA47CF"/>
    <w:rsid w:val="00AA4852"/>
    <w:rsid w:val="00AA4909"/>
    <w:rsid w:val="00AA49EC"/>
    <w:rsid w:val="00AA4BE9"/>
    <w:rsid w:val="00AA4E04"/>
    <w:rsid w:val="00AA4E6C"/>
    <w:rsid w:val="00AA4F00"/>
    <w:rsid w:val="00AA4F13"/>
    <w:rsid w:val="00AA5163"/>
    <w:rsid w:val="00AA5188"/>
    <w:rsid w:val="00AA53A7"/>
    <w:rsid w:val="00AA5450"/>
    <w:rsid w:val="00AA5635"/>
    <w:rsid w:val="00AA563A"/>
    <w:rsid w:val="00AA5776"/>
    <w:rsid w:val="00AA583C"/>
    <w:rsid w:val="00AA58A9"/>
    <w:rsid w:val="00AA5923"/>
    <w:rsid w:val="00AA5AEB"/>
    <w:rsid w:val="00AA5BE5"/>
    <w:rsid w:val="00AA5C1A"/>
    <w:rsid w:val="00AA5E1F"/>
    <w:rsid w:val="00AA5FBE"/>
    <w:rsid w:val="00AA5FDF"/>
    <w:rsid w:val="00AA609E"/>
    <w:rsid w:val="00AA6230"/>
    <w:rsid w:val="00AA65F5"/>
    <w:rsid w:val="00AA6615"/>
    <w:rsid w:val="00AA675B"/>
    <w:rsid w:val="00AA684C"/>
    <w:rsid w:val="00AA6871"/>
    <w:rsid w:val="00AA68CA"/>
    <w:rsid w:val="00AA695C"/>
    <w:rsid w:val="00AA6966"/>
    <w:rsid w:val="00AA6B2A"/>
    <w:rsid w:val="00AA6C89"/>
    <w:rsid w:val="00AA6F27"/>
    <w:rsid w:val="00AA7088"/>
    <w:rsid w:val="00AA74BD"/>
    <w:rsid w:val="00AA761B"/>
    <w:rsid w:val="00AA791F"/>
    <w:rsid w:val="00AA7B5E"/>
    <w:rsid w:val="00AA7C7C"/>
    <w:rsid w:val="00AB0159"/>
    <w:rsid w:val="00AB01C5"/>
    <w:rsid w:val="00AB028C"/>
    <w:rsid w:val="00AB032F"/>
    <w:rsid w:val="00AB0415"/>
    <w:rsid w:val="00AB049A"/>
    <w:rsid w:val="00AB04BA"/>
    <w:rsid w:val="00AB04E5"/>
    <w:rsid w:val="00AB053A"/>
    <w:rsid w:val="00AB0570"/>
    <w:rsid w:val="00AB0717"/>
    <w:rsid w:val="00AB0787"/>
    <w:rsid w:val="00AB08A6"/>
    <w:rsid w:val="00AB0989"/>
    <w:rsid w:val="00AB0C29"/>
    <w:rsid w:val="00AB0C48"/>
    <w:rsid w:val="00AB0EB4"/>
    <w:rsid w:val="00AB0FDA"/>
    <w:rsid w:val="00AB0FE1"/>
    <w:rsid w:val="00AB1009"/>
    <w:rsid w:val="00AB160A"/>
    <w:rsid w:val="00AB17C4"/>
    <w:rsid w:val="00AB193A"/>
    <w:rsid w:val="00AB195C"/>
    <w:rsid w:val="00AB1980"/>
    <w:rsid w:val="00AB1B5E"/>
    <w:rsid w:val="00AB1B94"/>
    <w:rsid w:val="00AB1BA9"/>
    <w:rsid w:val="00AB1C49"/>
    <w:rsid w:val="00AB1F1C"/>
    <w:rsid w:val="00AB2024"/>
    <w:rsid w:val="00AB208A"/>
    <w:rsid w:val="00AB21DA"/>
    <w:rsid w:val="00AB23F4"/>
    <w:rsid w:val="00AB24DC"/>
    <w:rsid w:val="00AB26CD"/>
    <w:rsid w:val="00AB292A"/>
    <w:rsid w:val="00AB29BF"/>
    <w:rsid w:val="00AB2A2B"/>
    <w:rsid w:val="00AB2AE3"/>
    <w:rsid w:val="00AB2B4F"/>
    <w:rsid w:val="00AB2CE0"/>
    <w:rsid w:val="00AB2E3D"/>
    <w:rsid w:val="00AB2F3A"/>
    <w:rsid w:val="00AB2F65"/>
    <w:rsid w:val="00AB313C"/>
    <w:rsid w:val="00AB3410"/>
    <w:rsid w:val="00AB342C"/>
    <w:rsid w:val="00AB3492"/>
    <w:rsid w:val="00AB354A"/>
    <w:rsid w:val="00AB3696"/>
    <w:rsid w:val="00AB36B7"/>
    <w:rsid w:val="00AB37AF"/>
    <w:rsid w:val="00AB38CA"/>
    <w:rsid w:val="00AB39E1"/>
    <w:rsid w:val="00AB3A9C"/>
    <w:rsid w:val="00AB3B43"/>
    <w:rsid w:val="00AB3BE0"/>
    <w:rsid w:val="00AB3C80"/>
    <w:rsid w:val="00AB3E65"/>
    <w:rsid w:val="00AB3F0C"/>
    <w:rsid w:val="00AB4055"/>
    <w:rsid w:val="00AB41C4"/>
    <w:rsid w:val="00AB41EB"/>
    <w:rsid w:val="00AB42D7"/>
    <w:rsid w:val="00AB434F"/>
    <w:rsid w:val="00AB468A"/>
    <w:rsid w:val="00AB47A7"/>
    <w:rsid w:val="00AB4804"/>
    <w:rsid w:val="00AB49BA"/>
    <w:rsid w:val="00AB49BF"/>
    <w:rsid w:val="00AB49D7"/>
    <w:rsid w:val="00AB49DF"/>
    <w:rsid w:val="00AB4AE7"/>
    <w:rsid w:val="00AB4C4B"/>
    <w:rsid w:val="00AB4F5B"/>
    <w:rsid w:val="00AB550F"/>
    <w:rsid w:val="00AB5679"/>
    <w:rsid w:val="00AB5823"/>
    <w:rsid w:val="00AB58FC"/>
    <w:rsid w:val="00AB5979"/>
    <w:rsid w:val="00AB59FF"/>
    <w:rsid w:val="00AB5A95"/>
    <w:rsid w:val="00AB5AF1"/>
    <w:rsid w:val="00AB5BFE"/>
    <w:rsid w:val="00AB5D0D"/>
    <w:rsid w:val="00AB5FFD"/>
    <w:rsid w:val="00AB6005"/>
    <w:rsid w:val="00AB610A"/>
    <w:rsid w:val="00AB63E3"/>
    <w:rsid w:val="00AB6564"/>
    <w:rsid w:val="00AB68AF"/>
    <w:rsid w:val="00AB6C9C"/>
    <w:rsid w:val="00AB70C2"/>
    <w:rsid w:val="00AB71F7"/>
    <w:rsid w:val="00AB72BD"/>
    <w:rsid w:val="00AB7359"/>
    <w:rsid w:val="00AB7732"/>
    <w:rsid w:val="00AB78E4"/>
    <w:rsid w:val="00AB79F5"/>
    <w:rsid w:val="00AB7AAD"/>
    <w:rsid w:val="00AB7AE6"/>
    <w:rsid w:val="00AB7BE4"/>
    <w:rsid w:val="00AB7C70"/>
    <w:rsid w:val="00AB7C77"/>
    <w:rsid w:val="00AB7DBC"/>
    <w:rsid w:val="00AC0138"/>
    <w:rsid w:val="00AC0C22"/>
    <w:rsid w:val="00AC0DD9"/>
    <w:rsid w:val="00AC0F47"/>
    <w:rsid w:val="00AC0F8B"/>
    <w:rsid w:val="00AC0FC9"/>
    <w:rsid w:val="00AC11A1"/>
    <w:rsid w:val="00AC123B"/>
    <w:rsid w:val="00AC12DF"/>
    <w:rsid w:val="00AC1303"/>
    <w:rsid w:val="00AC1476"/>
    <w:rsid w:val="00AC1536"/>
    <w:rsid w:val="00AC1550"/>
    <w:rsid w:val="00AC15AB"/>
    <w:rsid w:val="00AC1757"/>
    <w:rsid w:val="00AC1981"/>
    <w:rsid w:val="00AC19BC"/>
    <w:rsid w:val="00AC1BAE"/>
    <w:rsid w:val="00AC1D0B"/>
    <w:rsid w:val="00AC1FE4"/>
    <w:rsid w:val="00AC20F7"/>
    <w:rsid w:val="00AC229A"/>
    <w:rsid w:val="00AC22E8"/>
    <w:rsid w:val="00AC2310"/>
    <w:rsid w:val="00AC2317"/>
    <w:rsid w:val="00AC247F"/>
    <w:rsid w:val="00AC2680"/>
    <w:rsid w:val="00AC26BC"/>
    <w:rsid w:val="00AC26E0"/>
    <w:rsid w:val="00AC2ABF"/>
    <w:rsid w:val="00AC2B0E"/>
    <w:rsid w:val="00AC2D0C"/>
    <w:rsid w:val="00AC2D88"/>
    <w:rsid w:val="00AC2F4B"/>
    <w:rsid w:val="00AC2F5C"/>
    <w:rsid w:val="00AC2FCE"/>
    <w:rsid w:val="00AC2FDF"/>
    <w:rsid w:val="00AC324D"/>
    <w:rsid w:val="00AC3471"/>
    <w:rsid w:val="00AC35BC"/>
    <w:rsid w:val="00AC3A4F"/>
    <w:rsid w:val="00AC3A90"/>
    <w:rsid w:val="00AC3CCD"/>
    <w:rsid w:val="00AC3D53"/>
    <w:rsid w:val="00AC3E97"/>
    <w:rsid w:val="00AC3F00"/>
    <w:rsid w:val="00AC4066"/>
    <w:rsid w:val="00AC4105"/>
    <w:rsid w:val="00AC425C"/>
    <w:rsid w:val="00AC430C"/>
    <w:rsid w:val="00AC44B0"/>
    <w:rsid w:val="00AC4823"/>
    <w:rsid w:val="00AC4937"/>
    <w:rsid w:val="00AC4970"/>
    <w:rsid w:val="00AC4ABB"/>
    <w:rsid w:val="00AC4EA4"/>
    <w:rsid w:val="00AC4F22"/>
    <w:rsid w:val="00AC5002"/>
    <w:rsid w:val="00AC5040"/>
    <w:rsid w:val="00AC51B4"/>
    <w:rsid w:val="00AC51CC"/>
    <w:rsid w:val="00AC5564"/>
    <w:rsid w:val="00AC56A0"/>
    <w:rsid w:val="00AC5819"/>
    <w:rsid w:val="00AC588D"/>
    <w:rsid w:val="00AC58D5"/>
    <w:rsid w:val="00AC5D44"/>
    <w:rsid w:val="00AC5D6E"/>
    <w:rsid w:val="00AC5ED8"/>
    <w:rsid w:val="00AC5EF6"/>
    <w:rsid w:val="00AC5FF4"/>
    <w:rsid w:val="00AC6169"/>
    <w:rsid w:val="00AC619F"/>
    <w:rsid w:val="00AC6593"/>
    <w:rsid w:val="00AC6596"/>
    <w:rsid w:val="00AC6972"/>
    <w:rsid w:val="00AC6981"/>
    <w:rsid w:val="00AC69F3"/>
    <w:rsid w:val="00AC6AA9"/>
    <w:rsid w:val="00AC6AE8"/>
    <w:rsid w:val="00AC6B23"/>
    <w:rsid w:val="00AC6C84"/>
    <w:rsid w:val="00AC6D47"/>
    <w:rsid w:val="00AC7097"/>
    <w:rsid w:val="00AC71B3"/>
    <w:rsid w:val="00AC731E"/>
    <w:rsid w:val="00AC73A3"/>
    <w:rsid w:val="00AC7429"/>
    <w:rsid w:val="00AC7609"/>
    <w:rsid w:val="00AC7884"/>
    <w:rsid w:val="00AC7B2F"/>
    <w:rsid w:val="00AC7B59"/>
    <w:rsid w:val="00AC7BDF"/>
    <w:rsid w:val="00AC7D7E"/>
    <w:rsid w:val="00AC7EBB"/>
    <w:rsid w:val="00AC7EC1"/>
    <w:rsid w:val="00AC7F88"/>
    <w:rsid w:val="00AD00D5"/>
    <w:rsid w:val="00AD0307"/>
    <w:rsid w:val="00AD0335"/>
    <w:rsid w:val="00AD0775"/>
    <w:rsid w:val="00AD0BB8"/>
    <w:rsid w:val="00AD0E60"/>
    <w:rsid w:val="00AD11A7"/>
    <w:rsid w:val="00AD13AD"/>
    <w:rsid w:val="00AD1476"/>
    <w:rsid w:val="00AD1495"/>
    <w:rsid w:val="00AD1529"/>
    <w:rsid w:val="00AD1743"/>
    <w:rsid w:val="00AD1762"/>
    <w:rsid w:val="00AD1846"/>
    <w:rsid w:val="00AD1A75"/>
    <w:rsid w:val="00AD1AA8"/>
    <w:rsid w:val="00AD1C78"/>
    <w:rsid w:val="00AD1D06"/>
    <w:rsid w:val="00AD1F71"/>
    <w:rsid w:val="00AD2137"/>
    <w:rsid w:val="00AD2163"/>
    <w:rsid w:val="00AD218D"/>
    <w:rsid w:val="00AD21CB"/>
    <w:rsid w:val="00AD2315"/>
    <w:rsid w:val="00AD2357"/>
    <w:rsid w:val="00AD244D"/>
    <w:rsid w:val="00AD277F"/>
    <w:rsid w:val="00AD2816"/>
    <w:rsid w:val="00AD2ABC"/>
    <w:rsid w:val="00AD2D88"/>
    <w:rsid w:val="00AD2F39"/>
    <w:rsid w:val="00AD3090"/>
    <w:rsid w:val="00AD3225"/>
    <w:rsid w:val="00AD33A3"/>
    <w:rsid w:val="00AD34A2"/>
    <w:rsid w:val="00AD34AD"/>
    <w:rsid w:val="00AD35AF"/>
    <w:rsid w:val="00AD35F5"/>
    <w:rsid w:val="00AD3677"/>
    <w:rsid w:val="00AD36C5"/>
    <w:rsid w:val="00AD373E"/>
    <w:rsid w:val="00AD3864"/>
    <w:rsid w:val="00AD392F"/>
    <w:rsid w:val="00AD3969"/>
    <w:rsid w:val="00AD3988"/>
    <w:rsid w:val="00AD3BFF"/>
    <w:rsid w:val="00AD3C93"/>
    <w:rsid w:val="00AD3CBC"/>
    <w:rsid w:val="00AD3D8B"/>
    <w:rsid w:val="00AD3E8F"/>
    <w:rsid w:val="00AD3F57"/>
    <w:rsid w:val="00AD4043"/>
    <w:rsid w:val="00AD4195"/>
    <w:rsid w:val="00AD430C"/>
    <w:rsid w:val="00AD4329"/>
    <w:rsid w:val="00AD432A"/>
    <w:rsid w:val="00AD436B"/>
    <w:rsid w:val="00AD44BC"/>
    <w:rsid w:val="00AD45AA"/>
    <w:rsid w:val="00AD4775"/>
    <w:rsid w:val="00AD47C4"/>
    <w:rsid w:val="00AD4907"/>
    <w:rsid w:val="00AD4BB8"/>
    <w:rsid w:val="00AD4CD2"/>
    <w:rsid w:val="00AD4D21"/>
    <w:rsid w:val="00AD4DEF"/>
    <w:rsid w:val="00AD4E7E"/>
    <w:rsid w:val="00AD52CA"/>
    <w:rsid w:val="00AD5401"/>
    <w:rsid w:val="00AD5439"/>
    <w:rsid w:val="00AD55D4"/>
    <w:rsid w:val="00AD5790"/>
    <w:rsid w:val="00AD5899"/>
    <w:rsid w:val="00AD5A35"/>
    <w:rsid w:val="00AD5A74"/>
    <w:rsid w:val="00AD5E6B"/>
    <w:rsid w:val="00AD5E9E"/>
    <w:rsid w:val="00AD5F9B"/>
    <w:rsid w:val="00AD621F"/>
    <w:rsid w:val="00AD6411"/>
    <w:rsid w:val="00AD664C"/>
    <w:rsid w:val="00AD68C5"/>
    <w:rsid w:val="00AD69A9"/>
    <w:rsid w:val="00AD6BE6"/>
    <w:rsid w:val="00AD6D6D"/>
    <w:rsid w:val="00AD6DBE"/>
    <w:rsid w:val="00AD70D9"/>
    <w:rsid w:val="00AD7262"/>
    <w:rsid w:val="00AD736C"/>
    <w:rsid w:val="00AD744F"/>
    <w:rsid w:val="00AD746A"/>
    <w:rsid w:val="00AD77B8"/>
    <w:rsid w:val="00AD7837"/>
    <w:rsid w:val="00AD78C5"/>
    <w:rsid w:val="00AD7A76"/>
    <w:rsid w:val="00AD7D3B"/>
    <w:rsid w:val="00AD7E18"/>
    <w:rsid w:val="00AD7EC2"/>
    <w:rsid w:val="00AD7FD7"/>
    <w:rsid w:val="00AE0021"/>
    <w:rsid w:val="00AE01A6"/>
    <w:rsid w:val="00AE0228"/>
    <w:rsid w:val="00AE06AB"/>
    <w:rsid w:val="00AE06F8"/>
    <w:rsid w:val="00AE0AF2"/>
    <w:rsid w:val="00AE0BF7"/>
    <w:rsid w:val="00AE0C8C"/>
    <w:rsid w:val="00AE0F63"/>
    <w:rsid w:val="00AE0F92"/>
    <w:rsid w:val="00AE0FED"/>
    <w:rsid w:val="00AE1049"/>
    <w:rsid w:val="00AE11BD"/>
    <w:rsid w:val="00AE1533"/>
    <w:rsid w:val="00AE1663"/>
    <w:rsid w:val="00AE16DD"/>
    <w:rsid w:val="00AE17D4"/>
    <w:rsid w:val="00AE1835"/>
    <w:rsid w:val="00AE1923"/>
    <w:rsid w:val="00AE1975"/>
    <w:rsid w:val="00AE1B48"/>
    <w:rsid w:val="00AE1C49"/>
    <w:rsid w:val="00AE1D1E"/>
    <w:rsid w:val="00AE1D64"/>
    <w:rsid w:val="00AE1E21"/>
    <w:rsid w:val="00AE1E40"/>
    <w:rsid w:val="00AE1E5A"/>
    <w:rsid w:val="00AE230C"/>
    <w:rsid w:val="00AE2389"/>
    <w:rsid w:val="00AE249E"/>
    <w:rsid w:val="00AE250C"/>
    <w:rsid w:val="00AE26FC"/>
    <w:rsid w:val="00AE274C"/>
    <w:rsid w:val="00AE288E"/>
    <w:rsid w:val="00AE2900"/>
    <w:rsid w:val="00AE2998"/>
    <w:rsid w:val="00AE2B40"/>
    <w:rsid w:val="00AE2CBC"/>
    <w:rsid w:val="00AE2DAE"/>
    <w:rsid w:val="00AE2DBD"/>
    <w:rsid w:val="00AE2EBF"/>
    <w:rsid w:val="00AE2F0C"/>
    <w:rsid w:val="00AE2FF0"/>
    <w:rsid w:val="00AE3009"/>
    <w:rsid w:val="00AE305F"/>
    <w:rsid w:val="00AE3145"/>
    <w:rsid w:val="00AE318B"/>
    <w:rsid w:val="00AE3252"/>
    <w:rsid w:val="00AE32F9"/>
    <w:rsid w:val="00AE33DA"/>
    <w:rsid w:val="00AE353C"/>
    <w:rsid w:val="00AE36A4"/>
    <w:rsid w:val="00AE3889"/>
    <w:rsid w:val="00AE39FC"/>
    <w:rsid w:val="00AE3B0C"/>
    <w:rsid w:val="00AE3B49"/>
    <w:rsid w:val="00AE3CAD"/>
    <w:rsid w:val="00AE3D61"/>
    <w:rsid w:val="00AE45BA"/>
    <w:rsid w:val="00AE4602"/>
    <w:rsid w:val="00AE472D"/>
    <w:rsid w:val="00AE47A1"/>
    <w:rsid w:val="00AE48A3"/>
    <w:rsid w:val="00AE490C"/>
    <w:rsid w:val="00AE4949"/>
    <w:rsid w:val="00AE49B1"/>
    <w:rsid w:val="00AE49C1"/>
    <w:rsid w:val="00AE49FD"/>
    <w:rsid w:val="00AE4A3B"/>
    <w:rsid w:val="00AE4A9F"/>
    <w:rsid w:val="00AE4CD3"/>
    <w:rsid w:val="00AE4D03"/>
    <w:rsid w:val="00AE4D8D"/>
    <w:rsid w:val="00AE4EA9"/>
    <w:rsid w:val="00AE4EAB"/>
    <w:rsid w:val="00AE4EC1"/>
    <w:rsid w:val="00AE4F16"/>
    <w:rsid w:val="00AE50DF"/>
    <w:rsid w:val="00AE519C"/>
    <w:rsid w:val="00AE5207"/>
    <w:rsid w:val="00AE520F"/>
    <w:rsid w:val="00AE5286"/>
    <w:rsid w:val="00AE52CC"/>
    <w:rsid w:val="00AE5307"/>
    <w:rsid w:val="00AE5364"/>
    <w:rsid w:val="00AE54FD"/>
    <w:rsid w:val="00AE5665"/>
    <w:rsid w:val="00AE5711"/>
    <w:rsid w:val="00AE5928"/>
    <w:rsid w:val="00AE597D"/>
    <w:rsid w:val="00AE59B7"/>
    <w:rsid w:val="00AE6023"/>
    <w:rsid w:val="00AE6169"/>
    <w:rsid w:val="00AE6211"/>
    <w:rsid w:val="00AE6214"/>
    <w:rsid w:val="00AE6278"/>
    <w:rsid w:val="00AE6332"/>
    <w:rsid w:val="00AE6401"/>
    <w:rsid w:val="00AE64E0"/>
    <w:rsid w:val="00AE659E"/>
    <w:rsid w:val="00AE67AC"/>
    <w:rsid w:val="00AE6821"/>
    <w:rsid w:val="00AE68E3"/>
    <w:rsid w:val="00AE6988"/>
    <w:rsid w:val="00AE69D2"/>
    <w:rsid w:val="00AE6C40"/>
    <w:rsid w:val="00AE6C71"/>
    <w:rsid w:val="00AE6D66"/>
    <w:rsid w:val="00AE6DC9"/>
    <w:rsid w:val="00AE6F11"/>
    <w:rsid w:val="00AE6FA4"/>
    <w:rsid w:val="00AE6FD6"/>
    <w:rsid w:val="00AE7071"/>
    <w:rsid w:val="00AE70C4"/>
    <w:rsid w:val="00AE711B"/>
    <w:rsid w:val="00AE72A5"/>
    <w:rsid w:val="00AE7311"/>
    <w:rsid w:val="00AE77BD"/>
    <w:rsid w:val="00AE77F1"/>
    <w:rsid w:val="00AE7898"/>
    <w:rsid w:val="00AE7AEF"/>
    <w:rsid w:val="00AE7B48"/>
    <w:rsid w:val="00AF0039"/>
    <w:rsid w:val="00AF010E"/>
    <w:rsid w:val="00AF0688"/>
    <w:rsid w:val="00AF06B5"/>
    <w:rsid w:val="00AF06D6"/>
    <w:rsid w:val="00AF0700"/>
    <w:rsid w:val="00AF082C"/>
    <w:rsid w:val="00AF0998"/>
    <w:rsid w:val="00AF0CA7"/>
    <w:rsid w:val="00AF0D19"/>
    <w:rsid w:val="00AF0D77"/>
    <w:rsid w:val="00AF0E0F"/>
    <w:rsid w:val="00AF0E24"/>
    <w:rsid w:val="00AF1080"/>
    <w:rsid w:val="00AF1189"/>
    <w:rsid w:val="00AF134E"/>
    <w:rsid w:val="00AF142E"/>
    <w:rsid w:val="00AF14A8"/>
    <w:rsid w:val="00AF1572"/>
    <w:rsid w:val="00AF15E3"/>
    <w:rsid w:val="00AF175D"/>
    <w:rsid w:val="00AF1782"/>
    <w:rsid w:val="00AF179F"/>
    <w:rsid w:val="00AF1828"/>
    <w:rsid w:val="00AF192F"/>
    <w:rsid w:val="00AF1D1D"/>
    <w:rsid w:val="00AF1D9F"/>
    <w:rsid w:val="00AF1F91"/>
    <w:rsid w:val="00AF1FC1"/>
    <w:rsid w:val="00AF200C"/>
    <w:rsid w:val="00AF206C"/>
    <w:rsid w:val="00AF21AE"/>
    <w:rsid w:val="00AF2227"/>
    <w:rsid w:val="00AF224B"/>
    <w:rsid w:val="00AF22B0"/>
    <w:rsid w:val="00AF22F5"/>
    <w:rsid w:val="00AF231F"/>
    <w:rsid w:val="00AF24D5"/>
    <w:rsid w:val="00AF2673"/>
    <w:rsid w:val="00AF2826"/>
    <w:rsid w:val="00AF29BD"/>
    <w:rsid w:val="00AF2A13"/>
    <w:rsid w:val="00AF2BD5"/>
    <w:rsid w:val="00AF2C34"/>
    <w:rsid w:val="00AF2CAB"/>
    <w:rsid w:val="00AF2E2B"/>
    <w:rsid w:val="00AF30B8"/>
    <w:rsid w:val="00AF3242"/>
    <w:rsid w:val="00AF35D1"/>
    <w:rsid w:val="00AF3802"/>
    <w:rsid w:val="00AF3886"/>
    <w:rsid w:val="00AF3A11"/>
    <w:rsid w:val="00AF3CF1"/>
    <w:rsid w:val="00AF3DB3"/>
    <w:rsid w:val="00AF3E30"/>
    <w:rsid w:val="00AF3FA6"/>
    <w:rsid w:val="00AF3FB3"/>
    <w:rsid w:val="00AF4085"/>
    <w:rsid w:val="00AF4106"/>
    <w:rsid w:val="00AF43F0"/>
    <w:rsid w:val="00AF455A"/>
    <w:rsid w:val="00AF45D1"/>
    <w:rsid w:val="00AF473D"/>
    <w:rsid w:val="00AF4797"/>
    <w:rsid w:val="00AF482D"/>
    <w:rsid w:val="00AF4843"/>
    <w:rsid w:val="00AF4BAF"/>
    <w:rsid w:val="00AF4D0F"/>
    <w:rsid w:val="00AF5048"/>
    <w:rsid w:val="00AF51C5"/>
    <w:rsid w:val="00AF526A"/>
    <w:rsid w:val="00AF52A2"/>
    <w:rsid w:val="00AF53A4"/>
    <w:rsid w:val="00AF54C8"/>
    <w:rsid w:val="00AF55CB"/>
    <w:rsid w:val="00AF5654"/>
    <w:rsid w:val="00AF56FF"/>
    <w:rsid w:val="00AF57A2"/>
    <w:rsid w:val="00AF58FA"/>
    <w:rsid w:val="00AF5C3D"/>
    <w:rsid w:val="00AF5DBC"/>
    <w:rsid w:val="00AF5DF1"/>
    <w:rsid w:val="00AF5F3A"/>
    <w:rsid w:val="00AF613C"/>
    <w:rsid w:val="00AF6599"/>
    <w:rsid w:val="00AF6626"/>
    <w:rsid w:val="00AF679D"/>
    <w:rsid w:val="00AF684F"/>
    <w:rsid w:val="00AF68E9"/>
    <w:rsid w:val="00AF6A0D"/>
    <w:rsid w:val="00AF6AD5"/>
    <w:rsid w:val="00AF6C1A"/>
    <w:rsid w:val="00AF6D4C"/>
    <w:rsid w:val="00AF6DE0"/>
    <w:rsid w:val="00AF6DFC"/>
    <w:rsid w:val="00AF6F30"/>
    <w:rsid w:val="00AF6FF6"/>
    <w:rsid w:val="00AF703C"/>
    <w:rsid w:val="00AF7060"/>
    <w:rsid w:val="00AF71F6"/>
    <w:rsid w:val="00AF72E8"/>
    <w:rsid w:val="00AF7550"/>
    <w:rsid w:val="00AF75D5"/>
    <w:rsid w:val="00AF77E8"/>
    <w:rsid w:val="00AF788B"/>
    <w:rsid w:val="00AF7B61"/>
    <w:rsid w:val="00AF7C9C"/>
    <w:rsid w:val="00AF7D97"/>
    <w:rsid w:val="00AF7E1A"/>
    <w:rsid w:val="00AF7E81"/>
    <w:rsid w:val="00AF7E8B"/>
    <w:rsid w:val="00AF7F91"/>
    <w:rsid w:val="00AF7FB3"/>
    <w:rsid w:val="00AF7FFD"/>
    <w:rsid w:val="00B00073"/>
    <w:rsid w:val="00B0019D"/>
    <w:rsid w:val="00B0024F"/>
    <w:rsid w:val="00B0040C"/>
    <w:rsid w:val="00B0046A"/>
    <w:rsid w:val="00B00507"/>
    <w:rsid w:val="00B006B3"/>
    <w:rsid w:val="00B00787"/>
    <w:rsid w:val="00B00809"/>
    <w:rsid w:val="00B00BAE"/>
    <w:rsid w:val="00B00DEB"/>
    <w:rsid w:val="00B00F76"/>
    <w:rsid w:val="00B0135C"/>
    <w:rsid w:val="00B01528"/>
    <w:rsid w:val="00B015B5"/>
    <w:rsid w:val="00B017E0"/>
    <w:rsid w:val="00B0183F"/>
    <w:rsid w:val="00B01918"/>
    <w:rsid w:val="00B019AC"/>
    <w:rsid w:val="00B01A35"/>
    <w:rsid w:val="00B01B14"/>
    <w:rsid w:val="00B01B32"/>
    <w:rsid w:val="00B01D6D"/>
    <w:rsid w:val="00B01D81"/>
    <w:rsid w:val="00B01EC3"/>
    <w:rsid w:val="00B01ED0"/>
    <w:rsid w:val="00B02135"/>
    <w:rsid w:val="00B023CB"/>
    <w:rsid w:val="00B02429"/>
    <w:rsid w:val="00B02451"/>
    <w:rsid w:val="00B025F8"/>
    <w:rsid w:val="00B02600"/>
    <w:rsid w:val="00B0275D"/>
    <w:rsid w:val="00B02813"/>
    <w:rsid w:val="00B029BF"/>
    <w:rsid w:val="00B02BF0"/>
    <w:rsid w:val="00B02C1B"/>
    <w:rsid w:val="00B02EA3"/>
    <w:rsid w:val="00B02F3B"/>
    <w:rsid w:val="00B02FF3"/>
    <w:rsid w:val="00B0315A"/>
    <w:rsid w:val="00B03459"/>
    <w:rsid w:val="00B034F2"/>
    <w:rsid w:val="00B03582"/>
    <w:rsid w:val="00B0375E"/>
    <w:rsid w:val="00B038CA"/>
    <w:rsid w:val="00B039B9"/>
    <w:rsid w:val="00B039C9"/>
    <w:rsid w:val="00B03A0D"/>
    <w:rsid w:val="00B03B51"/>
    <w:rsid w:val="00B03BB4"/>
    <w:rsid w:val="00B03D06"/>
    <w:rsid w:val="00B03DBF"/>
    <w:rsid w:val="00B040D7"/>
    <w:rsid w:val="00B040F5"/>
    <w:rsid w:val="00B041DB"/>
    <w:rsid w:val="00B04288"/>
    <w:rsid w:val="00B0442A"/>
    <w:rsid w:val="00B04573"/>
    <w:rsid w:val="00B045F7"/>
    <w:rsid w:val="00B04784"/>
    <w:rsid w:val="00B048BE"/>
    <w:rsid w:val="00B048E5"/>
    <w:rsid w:val="00B04B94"/>
    <w:rsid w:val="00B0507C"/>
    <w:rsid w:val="00B05123"/>
    <w:rsid w:val="00B0512F"/>
    <w:rsid w:val="00B05135"/>
    <w:rsid w:val="00B05146"/>
    <w:rsid w:val="00B053F7"/>
    <w:rsid w:val="00B05653"/>
    <w:rsid w:val="00B056E2"/>
    <w:rsid w:val="00B05B32"/>
    <w:rsid w:val="00B05CCA"/>
    <w:rsid w:val="00B05E24"/>
    <w:rsid w:val="00B06005"/>
    <w:rsid w:val="00B060E2"/>
    <w:rsid w:val="00B06132"/>
    <w:rsid w:val="00B0614C"/>
    <w:rsid w:val="00B06333"/>
    <w:rsid w:val="00B063AF"/>
    <w:rsid w:val="00B0652D"/>
    <w:rsid w:val="00B06608"/>
    <w:rsid w:val="00B06774"/>
    <w:rsid w:val="00B069F7"/>
    <w:rsid w:val="00B06AE0"/>
    <w:rsid w:val="00B06B69"/>
    <w:rsid w:val="00B06C45"/>
    <w:rsid w:val="00B06CE5"/>
    <w:rsid w:val="00B06D73"/>
    <w:rsid w:val="00B06D95"/>
    <w:rsid w:val="00B0711E"/>
    <w:rsid w:val="00B07195"/>
    <w:rsid w:val="00B071A8"/>
    <w:rsid w:val="00B07409"/>
    <w:rsid w:val="00B07445"/>
    <w:rsid w:val="00B074B3"/>
    <w:rsid w:val="00B075CA"/>
    <w:rsid w:val="00B07630"/>
    <w:rsid w:val="00B077B9"/>
    <w:rsid w:val="00B077ED"/>
    <w:rsid w:val="00B079E1"/>
    <w:rsid w:val="00B07A3A"/>
    <w:rsid w:val="00B07B20"/>
    <w:rsid w:val="00B07C59"/>
    <w:rsid w:val="00B07C6B"/>
    <w:rsid w:val="00B07D0B"/>
    <w:rsid w:val="00B07D1D"/>
    <w:rsid w:val="00B07EC7"/>
    <w:rsid w:val="00B1013F"/>
    <w:rsid w:val="00B10485"/>
    <w:rsid w:val="00B104E3"/>
    <w:rsid w:val="00B1076D"/>
    <w:rsid w:val="00B107FA"/>
    <w:rsid w:val="00B10B3A"/>
    <w:rsid w:val="00B10B68"/>
    <w:rsid w:val="00B10BE7"/>
    <w:rsid w:val="00B10D1B"/>
    <w:rsid w:val="00B10E10"/>
    <w:rsid w:val="00B10E59"/>
    <w:rsid w:val="00B1124F"/>
    <w:rsid w:val="00B112A1"/>
    <w:rsid w:val="00B112EF"/>
    <w:rsid w:val="00B1138B"/>
    <w:rsid w:val="00B114F1"/>
    <w:rsid w:val="00B115C4"/>
    <w:rsid w:val="00B11735"/>
    <w:rsid w:val="00B117BD"/>
    <w:rsid w:val="00B117BE"/>
    <w:rsid w:val="00B11915"/>
    <w:rsid w:val="00B11987"/>
    <w:rsid w:val="00B119B2"/>
    <w:rsid w:val="00B11B60"/>
    <w:rsid w:val="00B11EB0"/>
    <w:rsid w:val="00B1219B"/>
    <w:rsid w:val="00B122BA"/>
    <w:rsid w:val="00B12486"/>
    <w:rsid w:val="00B124A9"/>
    <w:rsid w:val="00B12881"/>
    <w:rsid w:val="00B12AC0"/>
    <w:rsid w:val="00B12B10"/>
    <w:rsid w:val="00B12C71"/>
    <w:rsid w:val="00B12C8C"/>
    <w:rsid w:val="00B12DF1"/>
    <w:rsid w:val="00B12E65"/>
    <w:rsid w:val="00B12ED3"/>
    <w:rsid w:val="00B13120"/>
    <w:rsid w:val="00B131F2"/>
    <w:rsid w:val="00B132BB"/>
    <w:rsid w:val="00B13572"/>
    <w:rsid w:val="00B13631"/>
    <w:rsid w:val="00B136BE"/>
    <w:rsid w:val="00B1374C"/>
    <w:rsid w:val="00B13755"/>
    <w:rsid w:val="00B139E5"/>
    <w:rsid w:val="00B13FFE"/>
    <w:rsid w:val="00B140B2"/>
    <w:rsid w:val="00B140EB"/>
    <w:rsid w:val="00B14172"/>
    <w:rsid w:val="00B141A9"/>
    <w:rsid w:val="00B141E5"/>
    <w:rsid w:val="00B1423A"/>
    <w:rsid w:val="00B143A2"/>
    <w:rsid w:val="00B144D9"/>
    <w:rsid w:val="00B1459E"/>
    <w:rsid w:val="00B145AB"/>
    <w:rsid w:val="00B14658"/>
    <w:rsid w:val="00B1474A"/>
    <w:rsid w:val="00B148BE"/>
    <w:rsid w:val="00B14932"/>
    <w:rsid w:val="00B14B69"/>
    <w:rsid w:val="00B14B7D"/>
    <w:rsid w:val="00B14C1C"/>
    <w:rsid w:val="00B14C9F"/>
    <w:rsid w:val="00B14DD5"/>
    <w:rsid w:val="00B14E03"/>
    <w:rsid w:val="00B1535C"/>
    <w:rsid w:val="00B154C5"/>
    <w:rsid w:val="00B15562"/>
    <w:rsid w:val="00B1574D"/>
    <w:rsid w:val="00B15832"/>
    <w:rsid w:val="00B15871"/>
    <w:rsid w:val="00B15943"/>
    <w:rsid w:val="00B15944"/>
    <w:rsid w:val="00B15957"/>
    <w:rsid w:val="00B159BD"/>
    <w:rsid w:val="00B159CE"/>
    <w:rsid w:val="00B15ADE"/>
    <w:rsid w:val="00B15B6C"/>
    <w:rsid w:val="00B15CCA"/>
    <w:rsid w:val="00B15D1E"/>
    <w:rsid w:val="00B15E96"/>
    <w:rsid w:val="00B15F1E"/>
    <w:rsid w:val="00B15F92"/>
    <w:rsid w:val="00B162D4"/>
    <w:rsid w:val="00B16308"/>
    <w:rsid w:val="00B16397"/>
    <w:rsid w:val="00B16400"/>
    <w:rsid w:val="00B16437"/>
    <w:rsid w:val="00B167CC"/>
    <w:rsid w:val="00B168F1"/>
    <w:rsid w:val="00B1693A"/>
    <w:rsid w:val="00B169F3"/>
    <w:rsid w:val="00B16BB0"/>
    <w:rsid w:val="00B16C61"/>
    <w:rsid w:val="00B16E6F"/>
    <w:rsid w:val="00B16F5F"/>
    <w:rsid w:val="00B1704B"/>
    <w:rsid w:val="00B17224"/>
    <w:rsid w:val="00B1730F"/>
    <w:rsid w:val="00B173EB"/>
    <w:rsid w:val="00B17459"/>
    <w:rsid w:val="00B176BB"/>
    <w:rsid w:val="00B177AD"/>
    <w:rsid w:val="00B177FE"/>
    <w:rsid w:val="00B17939"/>
    <w:rsid w:val="00B17944"/>
    <w:rsid w:val="00B17AC5"/>
    <w:rsid w:val="00B17B6F"/>
    <w:rsid w:val="00B17F53"/>
    <w:rsid w:val="00B17FC3"/>
    <w:rsid w:val="00B20130"/>
    <w:rsid w:val="00B202C6"/>
    <w:rsid w:val="00B20358"/>
    <w:rsid w:val="00B2049B"/>
    <w:rsid w:val="00B206D1"/>
    <w:rsid w:val="00B2074C"/>
    <w:rsid w:val="00B208DE"/>
    <w:rsid w:val="00B20B09"/>
    <w:rsid w:val="00B20DCC"/>
    <w:rsid w:val="00B20DE5"/>
    <w:rsid w:val="00B20E80"/>
    <w:rsid w:val="00B20E97"/>
    <w:rsid w:val="00B20EE1"/>
    <w:rsid w:val="00B20FCE"/>
    <w:rsid w:val="00B2100A"/>
    <w:rsid w:val="00B21011"/>
    <w:rsid w:val="00B211D8"/>
    <w:rsid w:val="00B212EE"/>
    <w:rsid w:val="00B2149B"/>
    <w:rsid w:val="00B21BEE"/>
    <w:rsid w:val="00B21CA9"/>
    <w:rsid w:val="00B21D1A"/>
    <w:rsid w:val="00B21D61"/>
    <w:rsid w:val="00B21FEA"/>
    <w:rsid w:val="00B220DB"/>
    <w:rsid w:val="00B221BA"/>
    <w:rsid w:val="00B22283"/>
    <w:rsid w:val="00B22335"/>
    <w:rsid w:val="00B2238F"/>
    <w:rsid w:val="00B223EB"/>
    <w:rsid w:val="00B2248F"/>
    <w:rsid w:val="00B2257E"/>
    <w:rsid w:val="00B2284B"/>
    <w:rsid w:val="00B22A44"/>
    <w:rsid w:val="00B22C82"/>
    <w:rsid w:val="00B22D5A"/>
    <w:rsid w:val="00B22D83"/>
    <w:rsid w:val="00B22DC8"/>
    <w:rsid w:val="00B22E39"/>
    <w:rsid w:val="00B22E44"/>
    <w:rsid w:val="00B22E65"/>
    <w:rsid w:val="00B22E9C"/>
    <w:rsid w:val="00B22F72"/>
    <w:rsid w:val="00B22FD2"/>
    <w:rsid w:val="00B233DC"/>
    <w:rsid w:val="00B234FD"/>
    <w:rsid w:val="00B2350D"/>
    <w:rsid w:val="00B23525"/>
    <w:rsid w:val="00B2386F"/>
    <w:rsid w:val="00B238C3"/>
    <w:rsid w:val="00B239DE"/>
    <w:rsid w:val="00B23A93"/>
    <w:rsid w:val="00B23E50"/>
    <w:rsid w:val="00B23EA0"/>
    <w:rsid w:val="00B23EDB"/>
    <w:rsid w:val="00B241EA"/>
    <w:rsid w:val="00B24373"/>
    <w:rsid w:val="00B245AE"/>
    <w:rsid w:val="00B24646"/>
    <w:rsid w:val="00B2475E"/>
    <w:rsid w:val="00B248B4"/>
    <w:rsid w:val="00B2495E"/>
    <w:rsid w:val="00B24BF5"/>
    <w:rsid w:val="00B24C81"/>
    <w:rsid w:val="00B24C9D"/>
    <w:rsid w:val="00B251B0"/>
    <w:rsid w:val="00B251B3"/>
    <w:rsid w:val="00B25319"/>
    <w:rsid w:val="00B254AE"/>
    <w:rsid w:val="00B25603"/>
    <w:rsid w:val="00B256AF"/>
    <w:rsid w:val="00B25780"/>
    <w:rsid w:val="00B258D7"/>
    <w:rsid w:val="00B25A19"/>
    <w:rsid w:val="00B25C93"/>
    <w:rsid w:val="00B25D42"/>
    <w:rsid w:val="00B25E41"/>
    <w:rsid w:val="00B26097"/>
    <w:rsid w:val="00B260C9"/>
    <w:rsid w:val="00B26193"/>
    <w:rsid w:val="00B261BA"/>
    <w:rsid w:val="00B2629C"/>
    <w:rsid w:val="00B26369"/>
    <w:rsid w:val="00B26402"/>
    <w:rsid w:val="00B2653A"/>
    <w:rsid w:val="00B265BE"/>
    <w:rsid w:val="00B265D9"/>
    <w:rsid w:val="00B26622"/>
    <w:rsid w:val="00B2662C"/>
    <w:rsid w:val="00B2664D"/>
    <w:rsid w:val="00B26692"/>
    <w:rsid w:val="00B266D7"/>
    <w:rsid w:val="00B267DF"/>
    <w:rsid w:val="00B2686B"/>
    <w:rsid w:val="00B268E0"/>
    <w:rsid w:val="00B2693F"/>
    <w:rsid w:val="00B26E2A"/>
    <w:rsid w:val="00B2701C"/>
    <w:rsid w:val="00B2709E"/>
    <w:rsid w:val="00B270C5"/>
    <w:rsid w:val="00B271E1"/>
    <w:rsid w:val="00B272CB"/>
    <w:rsid w:val="00B27318"/>
    <w:rsid w:val="00B2731F"/>
    <w:rsid w:val="00B27352"/>
    <w:rsid w:val="00B2746E"/>
    <w:rsid w:val="00B27607"/>
    <w:rsid w:val="00B2782C"/>
    <w:rsid w:val="00B278B7"/>
    <w:rsid w:val="00B27A09"/>
    <w:rsid w:val="00B27C70"/>
    <w:rsid w:val="00B27C96"/>
    <w:rsid w:val="00B27DC2"/>
    <w:rsid w:val="00B27E14"/>
    <w:rsid w:val="00B27EDB"/>
    <w:rsid w:val="00B27F2D"/>
    <w:rsid w:val="00B27F8A"/>
    <w:rsid w:val="00B27FC7"/>
    <w:rsid w:val="00B3003C"/>
    <w:rsid w:val="00B30073"/>
    <w:rsid w:val="00B300D6"/>
    <w:rsid w:val="00B30201"/>
    <w:rsid w:val="00B30355"/>
    <w:rsid w:val="00B30369"/>
    <w:rsid w:val="00B3046B"/>
    <w:rsid w:val="00B304EE"/>
    <w:rsid w:val="00B305C4"/>
    <w:rsid w:val="00B306D3"/>
    <w:rsid w:val="00B30771"/>
    <w:rsid w:val="00B30887"/>
    <w:rsid w:val="00B30974"/>
    <w:rsid w:val="00B309B6"/>
    <w:rsid w:val="00B30B13"/>
    <w:rsid w:val="00B31100"/>
    <w:rsid w:val="00B3121C"/>
    <w:rsid w:val="00B31238"/>
    <w:rsid w:val="00B31513"/>
    <w:rsid w:val="00B315BF"/>
    <w:rsid w:val="00B31728"/>
    <w:rsid w:val="00B3197F"/>
    <w:rsid w:val="00B31C32"/>
    <w:rsid w:val="00B31F59"/>
    <w:rsid w:val="00B31FCE"/>
    <w:rsid w:val="00B32158"/>
    <w:rsid w:val="00B3226C"/>
    <w:rsid w:val="00B322D0"/>
    <w:rsid w:val="00B32629"/>
    <w:rsid w:val="00B326D3"/>
    <w:rsid w:val="00B327C3"/>
    <w:rsid w:val="00B327C9"/>
    <w:rsid w:val="00B32A23"/>
    <w:rsid w:val="00B32B69"/>
    <w:rsid w:val="00B32D8D"/>
    <w:rsid w:val="00B3313B"/>
    <w:rsid w:val="00B33170"/>
    <w:rsid w:val="00B33264"/>
    <w:rsid w:val="00B332C9"/>
    <w:rsid w:val="00B33334"/>
    <w:rsid w:val="00B3334C"/>
    <w:rsid w:val="00B33382"/>
    <w:rsid w:val="00B33388"/>
    <w:rsid w:val="00B3369D"/>
    <w:rsid w:val="00B3380B"/>
    <w:rsid w:val="00B33869"/>
    <w:rsid w:val="00B339D6"/>
    <w:rsid w:val="00B33B9C"/>
    <w:rsid w:val="00B33BED"/>
    <w:rsid w:val="00B33BEE"/>
    <w:rsid w:val="00B33C1F"/>
    <w:rsid w:val="00B33F9D"/>
    <w:rsid w:val="00B3405F"/>
    <w:rsid w:val="00B34081"/>
    <w:rsid w:val="00B340C7"/>
    <w:rsid w:val="00B34203"/>
    <w:rsid w:val="00B3429B"/>
    <w:rsid w:val="00B34386"/>
    <w:rsid w:val="00B3440D"/>
    <w:rsid w:val="00B34586"/>
    <w:rsid w:val="00B34610"/>
    <w:rsid w:val="00B3467A"/>
    <w:rsid w:val="00B34938"/>
    <w:rsid w:val="00B349B2"/>
    <w:rsid w:val="00B34ADD"/>
    <w:rsid w:val="00B34BB3"/>
    <w:rsid w:val="00B34C5C"/>
    <w:rsid w:val="00B34E13"/>
    <w:rsid w:val="00B34E4E"/>
    <w:rsid w:val="00B34F3F"/>
    <w:rsid w:val="00B35151"/>
    <w:rsid w:val="00B35237"/>
    <w:rsid w:val="00B35267"/>
    <w:rsid w:val="00B3536A"/>
    <w:rsid w:val="00B35566"/>
    <w:rsid w:val="00B355CF"/>
    <w:rsid w:val="00B35710"/>
    <w:rsid w:val="00B3578D"/>
    <w:rsid w:val="00B35809"/>
    <w:rsid w:val="00B35811"/>
    <w:rsid w:val="00B35ACC"/>
    <w:rsid w:val="00B35B4E"/>
    <w:rsid w:val="00B35B89"/>
    <w:rsid w:val="00B35BB5"/>
    <w:rsid w:val="00B35C08"/>
    <w:rsid w:val="00B35C31"/>
    <w:rsid w:val="00B35C4D"/>
    <w:rsid w:val="00B35FBA"/>
    <w:rsid w:val="00B36202"/>
    <w:rsid w:val="00B362B7"/>
    <w:rsid w:val="00B3634E"/>
    <w:rsid w:val="00B3651F"/>
    <w:rsid w:val="00B368CC"/>
    <w:rsid w:val="00B36933"/>
    <w:rsid w:val="00B36C35"/>
    <w:rsid w:val="00B36D44"/>
    <w:rsid w:val="00B36D79"/>
    <w:rsid w:val="00B36DE8"/>
    <w:rsid w:val="00B36F97"/>
    <w:rsid w:val="00B36FBC"/>
    <w:rsid w:val="00B371BA"/>
    <w:rsid w:val="00B37203"/>
    <w:rsid w:val="00B3728C"/>
    <w:rsid w:val="00B3747D"/>
    <w:rsid w:val="00B377A5"/>
    <w:rsid w:val="00B37883"/>
    <w:rsid w:val="00B378EA"/>
    <w:rsid w:val="00B37930"/>
    <w:rsid w:val="00B3797D"/>
    <w:rsid w:val="00B37986"/>
    <w:rsid w:val="00B37A2A"/>
    <w:rsid w:val="00B37B76"/>
    <w:rsid w:val="00B37C8F"/>
    <w:rsid w:val="00B37CB2"/>
    <w:rsid w:val="00B37CE6"/>
    <w:rsid w:val="00B37DC3"/>
    <w:rsid w:val="00B37E85"/>
    <w:rsid w:val="00B37E8C"/>
    <w:rsid w:val="00B37EEE"/>
    <w:rsid w:val="00B37F14"/>
    <w:rsid w:val="00B37F22"/>
    <w:rsid w:val="00B400B1"/>
    <w:rsid w:val="00B4015B"/>
    <w:rsid w:val="00B40261"/>
    <w:rsid w:val="00B402ED"/>
    <w:rsid w:val="00B40379"/>
    <w:rsid w:val="00B40498"/>
    <w:rsid w:val="00B4050A"/>
    <w:rsid w:val="00B4057C"/>
    <w:rsid w:val="00B4063E"/>
    <w:rsid w:val="00B406FF"/>
    <w:rsid w:val="00B40803"/>
    <w:rsid w:val="00B408D7"/>
    <w:rsid w:val="00B40959"/>
    <w:rsid w:val="00B409B2"/>
    <w:rsid w:val="00B409DA"/>
    <w:rsid w:val="00B40A80"/>
    <w:rsid w:val="00B40B78"/>
    <w:rsid w:val="00B40B7E"/>
    <w:rsid w:val="00B40B88"/>
    <w:rsid w:val="00B40BBB"/>
    <w:rsid w:val="00B40CC6"/>
    <w:rsid w:val="00B40E65"/>
    <w:rsid w:val="00B40F5E"/>
    <w:rsid w:val="00B410B0"/>
    <w:rsid w:val="00B41265"/>
    <w:rsid w:val="00B41379"/>
    <w:rsid w:val="00B41447"/>
    <w:rsid w:val="00B41464"/>
    <w:rsid w:val="00B41568"/>
    <w:rsid w:val="00B41573"/>
    <w:rsid w:val="00B41775"/>
    <w:rsid w:val="00B4182C"/>
    <w:rsid w:val="00B41875"/>
    <w:rsid w:val="00B41884"/>
    <w:rsid w:val="00B41B69"/>
    <w:rsid w:val="00B41D63"/>
    <w:rsid w:val="00B41E38"/>
    <w:rsid w:val="00B41F50"/>
    <w:rsid w:val="00B4201D"/>
    <w:rsid w:val="00B42394"/>
    <w:rsid w:val="00B4275F"/>
    <w:rsid w:val="00B4276B"/>
    <w:rsid w:val="00B428F2"/>
    <w:rsid w:val="00B42D5A"/>
    <w:rsid w:val="00B42DE2"/>
    <w:rsid w:val="00B42EB5"/>
    <w:rsid w:val="00B42FED"/>
    <w:rsid w:val="00B430C7"/>
    <w:rsid w:val="00B431B9"/>
    <w:rsid w:val="00B43215"/>
    <w:rsid w:val="00B43387"/>
    <w:rsid w:val="00B433F5"/>
    <w:rsid w:val="00B4344E"/>
    <w:rsid w:val="00B43581"/>
    <w:rsid w:val="00B43597"/>
    <w:rsid w:val="00B4362A"/>
    <w:rsid w:val="00B43657"/>
    <w:rsid w:val="00B437AF"/>
    <w:rsid w:val="00B43805"/>
    <w:rsid w:val="00B43967"/>
    <w:rsid w:val="00B439A5"/>
    <w:rsid w:val="00B439ED"/>
    <w:rsid w:val="00B43BB8"/>
    <w:rsid w:val="00B43C54"/>
    <w:rsid w:val="00B43D56"/>
    <w:rsid w:val="00B44132"/>
    <w:rsid w:val="00B443F6"/>
    <w:rsid w:val="00B44CD0"/>
    <w:rsid w:val="00B44D8A"/>
    <w:rsid w:val="00B45065"/>
    <w:rsid w:val="00B450A0"/>
    <w:rsid w:val="00B450C3"/>
    <w:rsid w:val="00B45164"/>
    <w:rsid w:val="00B4519F"/>
    <w:rsid w:val="00B4526B"/>
    <w:rsid w:val="00B452FA"/>
    <w:rsid w:val="00B45323"/>
    <w:rsid w:val="00B4552D"/>
    <w:rsid w:val="00B45545"/>
    <w:rsid w:val="00B4554D"/>
    <w:rsid w:val="00B455C8"/>
    <w:rsid w:val="00B45665"/>
    <w:rsid w:val="00B456E2"/>
    <w:rsid w:val="00B4575D"/>
    <w:rsid w:val="00B457B9"/>
    <w:rsid w:val="00B457C9"/>
    <w:rsid w:val="00B458C3"/>
    <w:rsid w:val="00B45992"/>
    <w:rsid w:val="00B460F5"/>
    <w:rsid w:val="00B46184"/>
    <w:rsid w:val="00B4622F"/>
    <w:rsid w:val="00B46325"/>
    <w:rsid w:val="00B4651A"/>
    <w:rsid w:val="00B46524"/>
    <w:rsid w:val="00B4671A"/>
    <w:rsid w:val="00B46722"/>
    <w:rsid w:val="00B468D1"/>
    <w:rsid w:val="00B46A3F"/>
    <w:rsid w:val="00B46A94"/>
    <w:rsid w:val="00B46AED"/>
    <w:rsid w:val="00B46B40"/>
    <w:rsid w:val="00B46B82"/>
    <w:rsid w:val="00B46CDB"/>
    <w:rsid w:val="00B46EBE"/>
    <w:rsid w:val="00B46F63"/>
    <w:rsid w:val="00B46F7F"/>
    <w:rsid w:val="00B47212"/>
    <w:rsid w:val="00B47255"/>
    <w:rsid w:val="00B4739C"/>
    <w:rsid w:val="00B47507"/>
    <w:rsid w:val="00B47657"/>
    <w:rsid w:val="00B478FA"/>
    <w:rsid w:val="00B47ACC"/>
    <w:rsid w:val="00B47B2A"/>
    <w:rsid w:val="00B47B96"/>
    <w:rsid w:val="00B47E43"/>
    <w:rsid w:val="00B47EB1"/>
    <w:rsid w:val="00B47EE4"/>
    <w:rsid w:val="00B47F0C"/>
    <w:rsid w:val="00B5011F"/>
    <w:rsid w:val="00B5014B"/>
    <w:rsid w:val="00B50493"/>
    <w:rsid w:val="00B507AB"/>
    <w:rsid w:val="00B5087C"/>
    <w:rsid w:val="00B50924"/>
    <w:rsid w:val="00B50946"/>
    <w:rsid w:val="00B50B05"/>
    <w:rsid w:val="00B50B0F"/>
    <w:rsid w:val="00B50BB2"/>
    <w:rsid w:val="00B50D64"/>
    <w:rsid w:val="00B50E32"/>
    <w:rsid w:val="00B50FF4"/>
    <w:rsid w:val="00B5111D"/>
    <w:rsid w:val="00B5119C"/>
    <w:rsid w:val="00B5122C"/>
    <w:rsid w:val="00B51250"/>
    <w:rsid w:val="00B51273"/>
    <w:rsid w:val="00B515D3"/>
    <w:rsid w:val="00B518B9"/>
    <w:rsid w:val="00B51947"/>
    <w:rsid w:val="00B51A28"/>
    <w:rsid w:val="00B51A8D"/>
    <w:rsid w:val="00B51AD4"/>
    <w:rsid w:val="00B51CE2"/>
    <w:rsid w:val="00B51E17"/>
    <w:rsid w:val="00B51E75"/>
    <w:rsid w:val="00B51E77"/>
    <w:rsid w:val="00B51ED5"/>
    <w:rsid w:val="00B52083"/>
    <w:rsid w:val="00B52156"/>
    <w:rsid w:val="00B52252"/>
    <w:rsid w:val="00B522A6"/>
    <w:rsid w:val="00B522CA"/>
    <w:rsid w:val="00B523A7"/>
    <w:rsid w:val="00B52555"/>
    <w:rsid w:val="00B5255B"/>
    <w:rsid w:val="00B52672"/>
    <w:rsid w:val="00B52751"/>
    <w:rsid w:val="00B52786"/>
    <w:rsid w:val="00B52D5F"/>
    <w:rsid w:val="00B52EB5"/>
    <w:rsid w:val="00B5304F"/>
    <w:rsid w:val="00B53056"/>
    <w:rsid w:val="00B530E7"/>
    <w:rsid w:val="00B53504"/>
    <w:rsid w:val="00B5352F"/>
    <w:rsid w:val="00B53846"/>
    <w:rsid w:val="00B5388C"/>
    <w:rsid w:val="00B5397B"/>
    <w:rsid w:val="00B539B4"/>
    <w:rsid w:val="00B539DD"/>
    <w:rsid w:val="00B53A93"/>
    <w:rsid w:val="00B53AD1"/>
    <w:rsid w:val="00B53B82"/>
    <w:rsid w:val="00B53E2B"/>
    <w:rsid w:val="00B5421A"/>
    <w:rsid w:val="00B542A4"/>
    <w:rsid w:val="00B5463F"/>
    <w:rsid w:val="00B54AC3"/>
    <w:rsid w:val="00B54C5E"/>
    <w:rsid w:val="00B54CC5"/>
    <w:rsid w:val="00B54D38"/>
    <w:rsid w:val="00B54D9B"/>
    <w:rsid w:val="00B54DFF"/>
    <w:rsid w:val="00B5505F"/>
    <w:rsid w:val="00B550A0"/>
    <w:rsid w:val="00B551AD"/>
    <w:rsid w:val="00B55217"/>
    <w:rsid w:val="00B55301"/>
    <w:rsid w:val="00B553D9"/>
    <w:rsid w:val="00B554B5"/>
    <w:rsid w:val="00B555A5"/>
    <w:rsid w:val="00B556F9"/>
    <w:rsid w:val="00B557E0"/>
    <w:rsid w:val="00B5586E"/>
    <w:rsid w:val="00B55874"/>
    <w:rsid w:val="00B55C3B"/>
    <w:rsid w:val="00B55DDB"/>
    <w:rsid w:val="00B55F13"/>
    <w:rsid w:val="00B55FD9"/>
    <w:rsid w:val="00B56066"/>
    <w:rsid w:val="00B56143"/>
    <w:rsid w:val="00B5626A"/>
    <w:rsid w:val="00B5644B"/>
    <w:rsid w:val="00B5648D"/>
    <w:rsid w:val="00B564E7"/>
    <w:rsid w:val="00B56648"/>
    <w:rsid w:val="00B5674F"/>
    <w:rsid w:val="00B56849"/>
    <w:rsid w:val="00B568F6"/>
    <w:rsid w:val="00B56958"/>
    <w:rsid w:val="00B56A35"/>
    <w:rsid w:val="00B56AE7"/>
    <w:rsid w:val="00B56C65"/>
    <w:rsid w:val="00B56D31"/>
    <w:rsid w:val="00B56E18"/>
    <w:rsid w:val="00B56F0D"/>
    <w:rsid w:val="00B56F42"/>
    <w:rsid w:val="00B56F8C"/>
    <w:rsid w:val="00B570BF"/>
    <w:rsid w:val="00B5714F"/>
    <w:rsid w:val="00B57390"/>
    <w:rsid w:val="00B57420"/>
    <w:rsid w:val="00B57451"/>
    <w:rsid w:val="00B574BA"/>
    <w:rsid w:val="00B574F5"/>
    <w:rsid w:val="00B57585"/>
    <w:rsid w:val="00B57768"/>
    <w:rsid w:val="00B5788D"/>
    <w:rsid w:val="00B5792C"/>
    <w:rsid w:val="00B5795E"/>
    <w:rsid w:val="00B57AFE"/>
    <w:rsid w:val="00B57C99"/>
    <w:rsid w:val="00B60189"/>
    <w:rsid w:val="00B60451"/>
    <w:rsid w:val="00B60478"/>
    <w:rsid w:val="00B6057E"/>
    <w:rsid w:val="00B606FB"/>
    <w:rsid w:val="00B607E8"/>
    <w:rsid w:val="00B607F4"/>
    <w:rsid w:val="00B6088C"/>
    <w:rsid w:val="00B6091E"/>
    <w:rsid w:val="00B609E5"/>
    <w:rsid w:val="00B60A25"/>
    <w:rsid w:val="00B60B0B"/>
    <w:rsid w:val="00B60B2C"/>
    <w:rsid w:val="00B60B63"/>
    <w:rsid w:val="00B60C9C"/>
    <w:rsid w:val="00B60E1B"/>
    <w:rsid w:val="00B60E44"/>
    <w:rsid w:val="00B60E8A"/>
    <w:rsid w:val="00B60EDF"/>
    <w:rsid w:val="00B60F3C"/>
    <w:rsid w:val="00B60F5F"/>
    <w:rsid w:val="00B613B8"/>
    <w:rsid w:val="00B615BC"/>
    <w:rsid w:val="00B61652"/>
    <w:rsid w:val="00B61844"/>
    <w:rsid w:val="00B61BAF"/>
    <w:rsid w:val="00B62275"/>
    <w:rsid w:val="00B62396"/>
    <w:rsid w:val="00B623EC"/>
    <w:rsid w:val="00B62407"/>
    <w:rsid w:val="00B6247E"/>
    <w:rsid w:val="00B625F6"/>
    <w:rsid w:val="00B62715"/>
    <w:rsid w:val="00B62808"/>
    <w:rsid w:val="00B62870"/>
    <w:rsid w:val="00B62884"/>
    <w:rsid w:val="00B62885"/>
    <w:rsid w:val="00B6295C"/>
    <w:rsid w:val="00B62A5B"/>
    <w:rsid w:val="00B62BCA"/>
    <w:rsid w:val="00B62C19"/>
    <w:rsid w:val="00B62C93"/>
    <w:rsid w:val="00B62CCD"/>
    <w:rsid w:val="00B62FBF"/>
    <w:rsid w:val="00B630DF"/>
    <w:rsid w:val="00B63300"/>
    <w:rsid w:val="00B6332B"/>
    <w:rsid w:val="00B63349"/>
    <w:rsid w:val="00B63484"/>
    <w:rsid w:val="00B6361B"/>
    <w:rsid w:val="00B63622"/>
    <w:rsid w:val="00B63650"/>
    <w:rsid w:val="00B63714"/>
    <w:rsid w:val="00B6374F"/>
    <w:rsid w:val="00B63824"/>
    <w:rsid w:val="00B6383D"/>
    <w:rsid w:val="00B6398D"/>
    <w:rsid w:val="00B63991"/>
    <w:rsid w:val="00B63B21"/>
    <w:rsid w:val="00B63B68"/>
    <w:rsid w:val="00B63B75"/>
    <w:rsid w:val="00B63C01"/>
    <w:rsid w:val="00B63C0C"/>
    <w:rsid w:val="00B63C4B"/>
    <w:rsid w:val="00B63D7B"/>
    <w:rsid w:val="00B63E0E"/>
    <w:rsid w:val="00B63EC5"/>
    <w:rsid w:val="00B63EF6"/>
    <w:rsid w:val="00B63F0A"/>
    <w:rsid w:val="00B6404F"/>
    <w:rsid w:val="00B6416C"/>
    <w:rsid w:val="00B641D2"/>
    <w:rsid w:val="00B642B9"/>
    <w:rsid w:val="00B64393"/>
    <w:rsid w:val="00B6439B"/>
    <w:rsid w:val="00B6451F"/>
    <w:rsid w:val="00B646A3"/>
    <w:rsid w:val="00B646C7"/>
    <w:rsid w:val="00B6478A"/>
    <w:rsid w:val="00B6499F"/>
    <w:rsid w:val="00B64A13"/>
    <w:rsid w:val="00B64B66"/>
    <w:rsid w:val="00B64B89"/>
    <w:rsid w:val="00B64CA0"/>
    <w:rsid w:val="00B64D64"/>
    <w:rsid w:val="00B64FD4"/>
    <w:rsid w:val="00B653D3"/>
    <w:rsid w:val="00B6546B"/>
    <w:rsid w:val="00B654B3"/>
    <w:rsid w:val="00B65786"/>
    <w:rsid w:val="00B657FB"/>
    <w:rsid w:val="00B65855"/>
    <w:rsid w:val="00B658A0"/>
    <w:rsid w:val="00B65999"/>
    <w:rsid w:val="00B659B7"/>
    <w:rsid w:val="00B65A0E"/>
    <w:rsid w:val="00B65ADB"/>
    <w:rsid w:val="00B65CD4"/>
    <w:rsid w:val="00B65DED"/>
    <w:rsid w:val="00B6611B"/>
    <w:rsid w:val="00B66306"/>
    <w:rsid w:val="00B6643D"/>
    <w:rsid w:val="00B6666D"/>
    <w:rsid w:val="00B666DE"/>
    <w:rsid w:val="00B66743"/>
    <w:rsid w:val="00B6676E"/>
    <w:rsid w:val="00B66873"/>
    <w:rsid w:val="00B66934"/>
    <w:rsid w:val="00B66B62"/>
    <w:rsid w:val="00B66C58"/>
    <w:rsid w:val="00B66CA2"/>
    <w:rsid w:val="00B66CA9"/>
    <w:rsid w:val="00B66EB2"/>
    <w:rsid w:val="00B66EF8"/>
    <w:rsid w:val="00B6707F"/>
    <w:rsid w:val="00B67185"/>
    <w:rsid w:val="00B67191"/>
    <w:rsid w:val="00B672FF"/>
    <w:rsid w:val="00B6732E"/>
    <w:rsid w:val="00B67A81"/>
    <w:rsid w:val="00B67AE4"/>
    <w:rsid w:val="00B67B62"/>
    <w:rsid w:val="00B67C04"/>
    <w:rsid w:val="00B67DB7"/>
    <w:rsid w:val="00B67E04"/>
    <w:rsid w:val="00B67E51"/>
    <w:rsid w:val="00B70010"/>
    <w:rsid w:val="00B70012"/>
    <w:rsid w:val="00B70149"/>
    <w:rsid w:val="00B7016C"/>
    <w:rsid w:val="00B702B4"/>
    <w:rsid w:val="00B70321"/>
    <w:rsid w:val="00B7051A"/>
    <w:rsid w:val="00B70B7D"/>
    <w:rsid w:val="00B70BEB"/>
    <w:rsid w:val="00B70C16"/>
    <w:rsid w:val="00B70C7D"/>
    <w:rsid w:val="00B70D1F"/>
    <w:rsid w:val="00B70F55"/>
    <w:rsid w:val="00B70F9F"/>
    <w:rsid w:val="00B7101E"/>
    <w:rsid w:val="00B71287"/>
    <w:rsid w:val="00B712F8"/>
    <w:rsid w:val="00B71327"/>
    <w:rsid w:val="00B714C4"/>
    <w:rsid w:val="00B716C2"/>
    <w:rsid w:val="00B71755"/>
    <w:rsid w:val="00B717EC"/>
    <w:rsid w:val="00B719AE"/>
    <w:rsid w:val="00B71A24"/>
    <w:rsid w:val="00B71B2F"/>
    <w:rsid w:val="00B71BDC"/>
    <w:rsid w:val="00B71D9D"/>
    <w:rsid w:val="00B71DDC"/>
    <w:rsid w:val="00B71F97"/>
    <w:rsid w:val="00B71FA9"/>
    <w:rsid w:val="00B71FDB"/>
    <w:rsid w:val="00B7210B"/>
    <w:rsid w:val="00B7222C"/>
    <w:rsid w:val="00B7258D"/>
    <w:rsid w:val="00B725C4"/>
    <w:rsid w:val="00B7268A"/>
    <w:rsid w:val="00B72696"/>
    <w:rsid w:val="00B7272A"/>
    <w:rsid w:val="00B72798"/>
    <w:rsid w:val="00B72B1F"/>
    <w:rsid w:val="00B72C80"/>
    <w:rsid w:val="00B72C97"/>
    <w:rsid w:val="00B72CBC"/>
    <w:rsid w:val="00B72DD1"/>
    <w:rsid w:val="00B72E40"/>
    <w:rsid w:val="00B734AF"/>
    <w:rsid w:val="00B7356E"/>
    <w:rsid w:val="00B73806"/>
    <w:rsid w:val="00B73837"/>
    <w:rsid w:val="00B73876"/>
    <w:rsid w:val="00B73891"/>
    <w:rsid w:val="00B7392E"/>
    <w:rsid w:val="00B73A6F"/>
    <w:rsid w:val="00B73A95"/>
    <w:rsid w:val="00B73AF7"/>
    <w:rsid w:val="00B73BCB"/>
    <w:rsid w:val="00B73C87"/>
    <w:rsid w:val="00B73CBB"/>
    <w:rsid w:val="00B73CFD"/>
    <w:rsid w:val="00B73D39"/>
    <w:rsid w:val="00B73E0A"/>
    <w:rsid w:val="00B73FE7"/>
    <w:rsid w:val="00B742F4"/>
    <w:rsid w:val="00B74826"/>
    <w:rsid w:val="00B749E6"/>
    <w:rsid w:val="00B74B35"/>
    <w:rsid w:val="00B74CEF"/>
    <w:rsid w:val="00B74D5C"/>
    <w:rsid w:val="00B74DF9"/>
    <w:rsid w:val="00B74F13"/>
    <w:rsid w:val="00B753D6"/>
    <w:rsid w:val="00B7592E"/>
    <w:rsid w:val="00B75934"/>
    <w:rsid w:val="00B75A2D"/>
    <w:rsid w:val="00B75AD0"/>
    <w:rsid w:val="00B75B1D"/>
    <w:rsid w:val="00B75B49"/>
    <w:rsid w:val="00B75C0A"/>
    <w:rsid w:val="00B75C23"/>
    <w:rsid w:val="00B75C83"/>
    <w:rsid w:val="00B75E31"/>
    <w:rsid w:val="00B75F2F"/>
    <w:rsid w:val="00B7605D"/>
    <w:rsid w:val="00B7611E"/>
    <w:rsid w:val="00B76179"/>
    <w:rsid w:val="00B76380"/>
    <w:rsid w:val="00B763B0"/>
    <w:rsid w:val="00B763E0"/>
    <w:rsid w:val="00B7644B"/>
    <w:rsid w:val="00B765BD"/>
    <w:rsid w:val="00B765D9"/>
    <w:rsid w:val="00B76699"/>
    <w:rsid w:val="00B766CC"/>
    <w:rsid w:val="00B7689B"/>
    <w:rsid w:val="00B76B32"/>
    <w:rsid w:val="00B76BC5"/>
    <w:rsid w:val="00B76C3D"/>
    <w:rsid w:val="00B76C84"/>
    <w:rsid w:val="00B76E62"/>
    <w:rsid w:val="00B76F97"/>
    <w:rsid w:val="00B76FAB"/>
    <w:rsid w:val="00B7713A"/>
    <w:rsid w:val="00B77221"/>
    <w:rsid w:val="00B77256"/>
    <w:rsid w:val="00B77289"/>
    <w:rsid w:val="00B77325"/>
    <w:rsid w:val="00B7733F"/>
    <w:rsid w:val="00B776CE"/>
    <w:rsid w:val="00B776E8"/>
    <w:rsid w:val="00B77712"/>
    <w:rsid w:val="00B77830"/>
    <w:rsid w:val="00B77843"/>
    <w:rsid w:val="00B77898"/>
    <w:rsid w:val="00B77AA5"/>
    <w:rsid w:val="00B77C6F"/>
    <w:rsid w:val="00B8006F"/>
    <w:rsid w:val="00B802FD"/>
    <w:rsid w:val="00B80344"/>
    <w:rsid w:val="00B8035B"/>
    <w:rsid w:val="00B80373"/>
    <w:rsid w:val="00B8068E"/>
    <w:rsid w:val="00B80703"/>
    <w:rsid w:val="00B807D9"/>
    <w:rsid w:val="00B80873"/>
    <w:rsid w:val="00B80BA6"/>
    <w:rsid w:val="00B80C7E"/>
    <w:rsid w:val="00B80CC6"/>
    <w:rsid w:val="00B80D10"/>
    <w:rsid w:val="00B80EB7"/>
    <w:rsid w:val="00B80F66"/>
    <w:rsid w:val="00B8117F"/>
    <w:rsid w:val="00B811AA"/>
    <w:rsid w:val="00B811F1"/>
    <w:rsid w:val="00B813FD"/>
    <w:rsid w:val="00B8164C"/>
    <w:rsid w:val="00B8179A"/>
    <w:rsid w:val="00B817A5"/>
    <w:rsid w:val="00B81A71"/>
    <w:rsid w:val="00B81B0B"/>
    <w:rsid w:val="00B81B38"/>
    <w:rsid w:val="00B81B59"/>
    <w:rsid w:val="00B81E54"/>
    <w:rsid w:val="00B81E64"/>
    <w:rsid w:val="00B81E75"/>
    <w:rsid w:val="00B8217F"/>
    <w:rsid w:val="00B8219F"/>
    <w:rsid w:val="00B821A3"/>
    <w:rsid w:val="00B8221C"/>
    <w:rsid w:val="00B8228E"/>
    <w:rsid w:val="00B82293"/>
    <w:rsid w:val="00B822F7"/>
    <w:rsid w:val="00B82369"/>
    <w:rsid w:val="00B825F3"/>
    <w:rsid w:val="00B82682"/>
    <w:rsid w:val="00B8268A"/>
    <w:rsid w:val="00B827FD"/>
    <w:rsid w:val="00B829B7"/>
    <w:rsid w:val="00B82E46"/>
    <w:rsid w:val="00B82FAE"/>
    <w:rsid w:val="00B830DD"/>
    <w:rsid w:val="00B831C5"/>
    <w:rsid w:val="00B831D1"/>
    <w:rsid w:val="00B8329B"/>
    <w:rsid w:val="00B835F3"/>
    <w:rsid w:val="00B8379A"/>
    <w:rsid w:val="00B837D8"/>
    <w:rsid w:val="00B83875"/>
    <w:rsid w:val="00B8391C"/>
    <w:rsid w:val="00B8393E"/>
    <w:rsid w:val="00B83B9B"/>
    <w:rsid w:val="00B83E25"/>
    <w:rsid w:val="00B84018"/>
    <w:rsid w:val="00B84094"/>
    <w:rsid w:val="00B84291"/>
    <w:rsid w:val="00B84296"/>
    <w:rsid w:val="00B84692"/>
    <w:rsid w:val="00B84751"/>
    <w:rsid w:val="00B84796"/>
    <w:rsid w:val="00B847BF"/>
    <w:rsid w:val="00B84828"/>
    <w:rsid w:val="00B848F4"/>
    <w:rsid w:val="00B8498D"/>
    <w:rsid w:val="00B849EB"/>
    <w:rsid w:val="00B84A58"/>
    <w:rsid w:val="00B84DAA"/>
    <w:rsid w:val="00B84E7F"/>
    <w:rsid w:val="00B84EB4"/>
    <w:rsid w:val="00B85254"/>
    <w:rsid w:val="00B85323"/>
    <w:rsid w:val="00B853FB"/>
    <w:rsid w:val="00B85432"/>
    <w:rsid w:val="00B856DE"/>
    <w:rsid w:val="00B85A13"/>
    <w:rsid w:val="00B85A9C"/>
    <w:rsid w:val="00B85BA3"/>
    <w:rsid w:val="00B85BE3"/>
    <w:rsid w:val="00B85CA7"/>
    <w:rsid w:val="00B85CAC"/>
    <w:rsid w:val="00B85D8A"/>
    <w:rsid w:val="00B85D9E"/>
    <w:rsid w:val="00B85DE0"/>
    <w:rsid w:val="00B85E35"/>
    <w:rsid w:val="00B85F5F"/>
    <w:rsid w:val="00B85FB2"/>
    <w:rsid w:val="00B86136"/>
    <w:rsid w:val="00B8628A"/>
    <w:rsid w:val="00B86305"/>
    <w:rsid w:val="00B863D8"/>
    <w:rsid w:val="00B863F2"/>
    <w:rsid w:val="00B86691"/>
    <w:rsid w:val="00B8690F"/>
    <w:rsid w:val="00B869C3"/>
    <w:rsid w:val="00B86ABF"/>
    <w:rsid w:val="00B86AC2"/>
    <w:rsid w:val="00B86B4A"/>
    <w:rsid w:val="00B86BBB"/>
    <w:rsid w:val="00B86C79"/>
    <w:rsid w:val="00B86D44"/>
    <w:rsid w:val="00B87173"/>
    <w:rsid w:val="00B87331"/>
    <w:rsid w:val="00B8741E"/>
    <w:rsid w:val="00B874A9"/>
    <w:rsid w:val="00B876AC"/>
    <w:rsid w:val="00B876CE"/>
    <w:rsid w:val="00B879B8"/>
    <w:rsid w:val="00B87B2C"/>
    <w:rsid w:val="00B87D78"/>
    <w:rsid w:val="00B87F30"/>
    <w:rsid w:val="00B87FC7"/>
    <w:rsid w:val="00B90048"/>
    <w:rsid w:val="00B902C0"/>
    <w:rsid w:val="00B9045D"/>
    <w:rsid w:val="00B90D31"/>
    <w:rsid w:val="00B90E13"/>
    <w:rsid w:val="00B91436"/>
    <w:rsid w:val="00B9143F"/>
    <w:rsid w:val="00B91478"/>
    <w:rsid w:val="00B9152A"/>
    <w:rsid w:val="00B9156A"/>
    <w:rsid w:val="00B91651"/>
    <w:rsid w:val="00B916E6"/>
    <w:rsid w:val="00B9177A"/>
    <w:rsid w:val="00B91968"/>
    <w:rsid w:val="00B91BFE"/>
    <w:rsid w:val="00B91FF2"/>
    <w:rsid w:val="00B92451"/>
    <w:rsid w:val="00B924C8"/>
    <w:rsid w:val="00B925C6"/>
    <w:rsid w:val="00B925CF"/>
    <w:rsid w:val="00B92669"/>
    <w:rsid w:val="00B9271B"/>
    <w:rsid w:val="00B92A0F"/>
    <w:rsid w:val="00B92A5B"/>
    <w:rsid w:val="00B92A62"/>
    <w:rsid w:val="00B92C00"/>
    <w:rsid w:val="00B92CAE"/>
    <w:rsid w:val="00B92F69"/>
    <w:rsid w:val="00B93007"/>
    <w:rsid w:val="00B93225"/>
    <w:rsid w:val="00B93273"/>
    <w:rsid w:val="00B932AB"/>
    <w:rsid w:val="00B932C4"/>
    <w:rsid w:val="00B933DF"/>
    <w:rsid w:val="00B93514"/>
    <w:rsid w:val="00B935FA"/>
    <w:rsid w:val="00B93761"/>
    <w:rsid w:val="00B9388C"/>
    <w:rsid w:val="00B93937"/>
    <w:rsid w:val="00B939CB"/>
    <w:rsid w:val="00B93CD6"/>
    <w:rsid w:val="00B93E38"/>
    <w:rsid w:val="00B93E4E"/>
    <w:rsid w:val="00B93EBC"/>
    <w:rsid w:val="00B93FF1"/>
    <w:rsid w:val="00B94065"/>
    <w:rsid w:val="00B94076"/>
    <w:rsid w:val="00B9408F"/>
    <w:rsid w:val="00B9410D"/>
    <w:rsid w:val="00B9416B"/>
    <w:rsid w:val="00B9428A"/>
    <w:rsid w:val="00B94325"/>
    <w:rsid w:val="00B94392"/>
    <w:rsid w:val="00B9448E"/>
    <w:rsid w:val="00B946E7"/>
    <w:rsid w:val="00B948BB"/>
    <w:rsid w:val="00B94971"/>
    <w:rsid w:val="00B949A4"/>
    <w:rsid w:val="00B94A68"/>
    <w:rsid w:val="00B94B61"/>
    <w:rsid w:val="00B94D5B"/>
    <w:rsid w:val="00B94E87"/>
    <w:rsid w:val="00B94F79"/>
    <w:rsid w:val="00B950B9"/>
    <w:rsid w:val="00B9528B"/>
    <w:rsid w:val="00B952CC"/>
    <w:rsid w:val="00B953EB"/>
    <w:rsid w:val="00B95691"/>
    <w:rsid w:val="00B9569F"/>
    <w:rsid w:val="00B956FB"/>
    <w:rsid w:val="00B957EE"/>
    <w:rsid w:val="00B95926"/>
    <w:rsid w:val="00B9598B"/>
    <w:rsid w:val="00B95A0C"/>
    <w:rsid w:val="00B95AC6"/>
    <w:rsid w:val="00B95CEE"/>
    <w:rsid w:val="00B95D43"/>
    <w:rsid w:val="00B96001"/>
    <w:rsid w:val="00B9606E"/>
    <w:rsid w:val="00B9634B"/>
    <w:rsid w:val="00B964F9"/>
    <w:rsid w:val="00B96514"/>
    <w:rsid w:val="00B965AC"/>
    <w:rsid w:val="00B9668F"/>
    <w:rsid w:val="00B966EA"/>
    <w:rsid w:val="00B96734"/>
    <w:rsid w:val="00B96920"/>
    <w:rsid w:val="00B9699F"/>
    <w:rsid w:val="00B96B3D"/>
    <w:rsid w:val="00B96B7E"/>
    <w:rsid w:val="00B96BCD"/>
    <w:rsid w:val="00B96EBC"/>
    <w:rsid w:val="00B971D1"/>
    <w:rsid w:val="00B971DA"/>
    <w:rsid w:val="00B97291"/>
    <w:rsid w:val="00B97354"/>
    <w:rsid w:val="00B97563"/>
    <w:rsid w:val="00B9756C"/>
    <w:rsid w:val="00B975E2"/>
    <w:rsid w:val="00B9770C"/>
    <w:rsid w:val="00B97B2B"/>
    <w:rsid w:val="00B97BAD"/>
    <w:rsid w:val="00B97C90"/>
    <w:rsid w:val="00B97DD2"/>
    <w:rsid w:val="00BA0382"/>
    <w:rsid w:val="00BA053D"/>
    <w:rsid w:val="00BA056A"/>
    <w:rsid w:val="00BA0751"/>
    <w:rsid w:val="00BA079B"/>
    <w:rsid w:val="00BA08A5"/>
    <w:rsid w:val="00BA08C3"/>
    <w:rsid w:val="00BA09D1"/>
    <w:rsid w:val="00BA0AB1"/>
    <w:rsid w:val="00BA0CF3"/>
    <w:rsid w:val="00BA0D9C"/>
    <w:rsid w:val="00BA0E90"/>
    <w:rsid w:val="00BA1302"/>
    <w:rsid w:val="00BA1371"/>
    <w:rsid w:val="00BA152E"/>
    <w:rsid w:val="00BA1869"/>
    <w:rsid w:val="00BA18CF"/>
    <w:rsid w:val="00BA1940"/>
    <w:rsid w:val="00BA19C1"/>
    <w:rsid w:val="00BA1B1F"/>
    <w:rsid w:val="00BA1C29"/>
    <w:rsid w:val="00BA205B"/>
    <w:rsid w:val="00BA2084"/>
    <w:rsid w:val="00BA21BA"/>
    <w:rsid w:val="00BA2302"/>
    <w:rsid w:val="00BA2308"/>
    <w:rsid w:val="00BA2361"/>
    <w:rsid w:val="00BA28D2"/>
    <w:rsid w:val="00BA298B"/>
    <w:rsid w:val="00BA29FD"/>
    <w:rsid w:val="00BA2BDB"/>
    <w:rsid w:val="00BA2C7C"/>
    <w:rsid w:val="00BA2C9E"/>
    <w:rsid w:val="00BA2DE4"/>
    <w:rsid w:val="00BA2FC1"/>
    <w:rsid w:val="00BA33F7"/>
    <w:rsid w:val="00BA3417"/>
    <w:rsid w:val="00BA3548"/>
    <w:rsid w:val="00BA36E5"/>
    <w:rsid w:val="00BA3782"/>
    <w:rsid w:val="00BA3876"/>
    <w:rsid w:val="00BA3BD5"/>
    <w:rsid w:val="00BA3DA1"/>
    <w:rsid w:val="00BA3E23"/>
    <w:rsid w:val="00BA41E9"/>
    <w:rsid w:val="00BA434B"/>
    <w:rsid w:val="00BA4466"/>
    <w:rsid w:val="00BA44B3"/>
    <w:rsid w:val="00BA459D"/>
    <w:rsid w:val="00BA477C"/>
    <w:rsid w:val="00BA47E5"/>
    <w:rsid w:val="00BA4939"/>
    <w:rsid w:val="00BA4958"/>
    <w:rsid w:val="00BA49BF"/>
    <w:rsid w:val="00BA4C6D"/>
    <w:rsid w:val="00BA4D23"/>
    <w:rsid w:val="00BA4EB9"/>
    <w:rsid w:val="00BA4ED9"/>
    <w:rsid w:val="00BA4F9B"/>
    <w:rsid w:val="00BA51E6"/>
    <w:rsid w:val="00BA53A7"/>
    <w:rsid w:val="00BA55E7"/>
    <w:rsid w:val="00BA56C1"/>
    <w:rsid w:val="00BA56C8"/>
    <w:rsid w:val="00BA57BF"/>
    <w:rsid w:val="00BA57DD"/>
    <w:rsid w:val="00BA5A54"/>
    <w:rsid w:val="00BA5BD0"/>
    <w:rsid w:val="00BA5C71"/>
    <w:rsid w:val="00BA5D8E"/>
    <w:rsid w:val="00BA5D95"/>
    <w:rsid w:val="00BA5DA3"/>
    <w:rsid w:val="00BA5F12"/>
    <w:rsid w:val="00BA5F7F"/>
    <w:rsid w:val="00BA5FCC"/>
    <w:rsid w:val="00BA6488"/>
    <w:rsid w:val="00BA69F8"/>
    <w:rsid w:val="00BA6BB5"/>
    <w:rsid w:val="00BA6FD4"/>
    <w:rsid w:val="00BA70DA"/>
    <w:rsid w:val="00BA7135"/>
    <w:rsid w:val="00BA7174"/>
    <w:rsid w:val="00BA723D"/>
    <w:rsid w:val="00BA726A"/>
    <w:rsid w:val="00BA72E7"/>
    <w:rsid w:val="00BA7321"/>
    <w:rsid w:val="00BA73A9"/>
    <w:rsid w:val="00BA7608"/>
    <w:rsid w:val="00BA763F"/>
    <w:rsid w:val="00BA783D"/>
    <w:rsid w:val="00BA7AC2"/>
    <w:rsid w:val="00BA7ADE"/>
    <w:rsid w:val="00BA7BFD"/>
    <w:rsid w:val="00BA7C08"/>
    <w:rsid w:val="00BA7C09"/>
    <w:rsid w:val="00BA7DA7"/>
    <w:rsid w:val="00BA7EDE"/>
    <w:rsid w:val="00BB0169"/>
    <w:rsid w:val="00BB02F2"/>
    <w:rsid w:val="00BB06CB"/>
    <w:rsid w:val="00BB0732"/>
    <w:rsid w:val="00BB07C0"/>
    <w:rsid w:val="00BB0805"/>
    <w:rsid w:val="00BB098C"/>
    <w:rsid w:val="00BB0C2E"/>
    <w:rsid w:val="00BB0C5A"/>
    <w:rsid w:val="00BB0CC2"/>
    <w:rsid w:val="00BB0D32"/>
    <w:rsid w:val="00BB0D40"/>
    <w:rsid w:val="00BB0D4E"/>
    <w:rsid w:val="00BB0F8D"/>
    <w:rsid w:val="00BB116C"/>
    <w:rsid w:val="00BB11B8"/>
    <w:rsid w:val="00BB126A"/>
    <w:rsid w:val="00BB1338"/>
    <w:rsid w:val="00BB13E3"/>
    <w:rsid w:val="00BB1431"/>
    <w:rsid w:val="00BB14EF"/>
    <w:rsid w:val="00BB154D"/>
    <w:rsid w:val="00BB16CD"/>
    <w:rsid w:val="00BB16E7"/>
    <w:rsid w:val="00BB17AD"/>
    <w:rsid w:val="00BB18D9"/>
    <w:rsid w:val="00BB1AC3"/>
    <w:rsid w:val="00BB1B0B"/>
    <w:rsid w:val="00BB1BB8"/>
    <w:rsid w:val="00BB1BC8"/>
    <w:rsid w:val="00BB1C2E"/>
    <w:rsid w:val="00BB1CDB"/>
    <w:rsid w:val="00BB1DCC"/>
    <w:rsid w:val="00BB1EF2"/>
    <w:rsid w:val="00BB20F3"/>
    <w:rsid w:val="00BB228E"/>
    <w:rsid w:val="00BB24A8"/>
    <w:rsid w:val="00BB25FD"/>
    <w:rsid w:val="00BB26EE"/>
    <w:rsid w:val="00BB28CC"/>
    <w:rsid w:val="00BB2934"/>
    <w:rsid w:val="00BB29B1"/>
    <w:rsid w:val="00BB2C83"/>
    <w:rsid w:val="00BB2D98"/>
    <w:rsid w:val="00BB2E82"/>
    <w:rsid w:val="00BB2F77"/>
    <w:rsid w:val="00BB2F9D"/>
    <w:rsid w:val="00BB2FD7"/>
    <w:rsid w:val="00BB308C"/>
    <w:rsid w:val="00BB30D6"/>
    <w:rsid w:val="00BB3172"/>
    <w:rsid w:val="00BB33AE"/>
    <w:rsid w:val="00BB369D"/>
    <w:rsid w:val="00BB37EE"/>
    <w:rsid w:val="00BB384F"/>
    <w:rsid w:val="00BB38F3"/>
    <w:rsid w:val="00BB3B53"/>
    <w:rsid w:val="00BB3CF0"/>
    <w:rsid w:val="00BB3D3F"/>
    <w:rsid w:val="00BB3D75"/>
    <w:rsid w:val="00BB3F36"/>
    <w:rsid w:val="00BB4081"/>
    <w:rsid w:val="00BB40D5"/>
    <w:rsid w:val="00BB4312"/>
    <w:rsid w:val="00BB44D7"/>
    <w:rsid w:val="00BB487D"/>
    <w:rsid w:val="00BB4BD3"/>
    <w:rsid w:val="00BB51D9"/>
    <w:rsid w:val="00BB54CB"/>
    <w:rsid w:val="00BB561A"/>
    <w:rsid w:val="00BB56BF"/>
    <w:rsid w:val="00BB56ED"/>
    <w:rsid w:val="00BB57D8"/>
    <w:rsid w:val="00BB5895"/>
    <w:rsid w:val="00BB5948"/>
    <w:rsid w:val="00BB596A"/>
    <w:rsid w:val="00BB5BC8"/>
    <w:rsid w:val="00BB5D53"/>
    <w:rsid w:val="00BB5DDD"/>
    <w:rsid w:val="00BB5DF0"/>
    <w:rsid w:val="00BB5FD2"/>
    <w:rsid w:val="00BB604C"/>
    <w:rsid w:val="00BB6090"/>
    <w:rsid w:val="00BB6203"/>
    <w:rsid w:val="00BB6237"/>
    <w:rsid w:val="00BB62B5"/>
    <w:rsid w:val="00BB6421"/>
    <w:rsid w:val="00BB6515"/>
    <w:rsid w:val="00BB6733"/>
    <w:rsid w:val="00BB6781"/>
    <w:rsid w:val="00BB6957"/>
    <w:rsid w:val="00BB6D96"/>
    <w:rsid w:val="00BB6F46"/>
    <w:rsid w:val="00BB6F68"/>
    <w:rsid w:val="00BB6F90"/>
    <w:rsid w:val="00BB6FAB"/>
    <w:rsid w:val="00BB6FF5"/>
    <w:rsid w:val="00BB7096"/>
    <w:rsid w:val="00BB7251"/>
    <w:rsid w:val="00BB72CA"/>
    <w:rsid w:val="00BB73AF"/>
    <w:rsid w:val="00BB752C"/>
    <w:rsid w:val="00BB76D8"/>
    <w:rsid w:val="00BB7747"/>
    <w:rsid w:val="00BB77D8"/>
    <w:rsid w:val="00BB794C"/>
    <w:rsid w:val="00BB7BFB"/>
    <w:rsid w:val="00BB7DB0"/>
    <w:rsid w:val="00BB7EDB"/>
    <w:rsid w:val="00BB7FDA"/>
    <w:rsid w:val="00BC033A"/>
    <w:rsid w:val="00BC03F0"/>
    <w:rsid w:val="00BC0495"/>
    <w:rsid w:val="00BC04FD"/>
    <w:rsid w:val="00BC0754"/>
    <w:rsid w:val="00BC07A6"/>
    <w:rsid w:val="00BC0937"/>
    <w:rsid w:val="00BC0AAC"/>
    <w:rsid w:val="00BC0B54"/>
    <w:rsid w:val="00BC0C33"/>
    <w:rsid w:val="00BC176A"/>
    <w:rsid w:val="00BC177A"/>
    <w:rsid w:val="00BC18E2"/>
    <w:rsid w:val="00BC1E44"/>
    <w:rsid w:val="00BC2138"/>
    <w:rsid w:val="00BC21C1"/>
    <w:rsid w:val="00BC2321"/>
    <w:rsid w:val="00BC239D"/>
    <w:rsid w:val="00BC248D"/>
    <w:rsid w:val="00BC24AE"/>
    <w:rsid w:val="00BC2619"/>
    <w:rsid w:val="00BC271D"/>
    <w:rsid w:val="00BC2789"/>
    <w:rsid w:val="00BC2A3D"/>
    <w:rsid w:val="00BC2BB6"/>
    <w:rsid w:val="00BC2BF6"/>
    <w:rsid w:val="00BC2C8F"/>
    <w:rsid w:val="00BC2D07"/>
    <w:rsid w:val="00BC2D4F"/>
    <w:rsid w:val="00BC2D9C"/>
    <w:rsid w:val="00BC2F5B"/>
    <w:rsid w:val="00BC2F90"/>
    <w:rsid w:val="00BC2FA4"/>
    <w:rsid w:val="00BC2FBB"/>
    <w:rsid w:val="00BC3223"/>
    <w:rsid w:val="00BC3382"/>
    <w:rsid w:val="00BC3495"/>
    <w:rsid w:val="00BC3530"/>
    <w:rsid w:val="00BC369E"/>
    <w:rsid w:val="00BC397B"/>
    <w:rsid w:val="00BC39BA"/>
    <w:rsid w:val="00BC3ACB"/>
    <w:rsid w:val="00BC3B8C"/>
    <w:rsid w:val="00BC3CE7"/>
    <w:rsid w:val="00BC3FD7"/>
    <w:rsid w:val="00BC4139"/>
    <w:rsid w:val="00BC414E"/>
    <w:rsid w:val="00BC417C"/>
    <w:rsid w:val="00BC4272"/>
    <w:rsid w:val="00BC42D3"/>
    <w:rsid w:val="00BC4345"/>
    <w:rsid w:val="00BC448E"/>
    <w:rsid w:val="00BC4639"/>
    <w:rsid w:val="00BC4672"/>
    <w:rsid w:val="00BC48BF"/>
    <w:rsid w:val="00BC4943"/>
    <w:rsid w:val="00BC49E9"/>
    <w:rsid w:val="00BC4A42"/>
    <w:rsid w:val="00BC4B06"/>
    <w:rsid w:val="00BC4C6C"/>
    <w:rsid w:val="00BC5276"/>
    <w:rsid w:val="00BC53D6"/>
    <w:rsid w:val="00BC542E"/>
    <w:rsid w:val="00BC55BC"/>
    <w:rsid w:val="00BC5818"/>
    <w:rsid w:val="00BC5833"/>
    <w:rsid w:val="00BC58D0"/>
    <w:rsid w:val="00BC5A30"/>
    <w:rsid w:val="00BC5C62"/>
    <w:rsid w:val="00BC5D66"/>
    <w:rsid w:val="00BC5EC0"/>
    <w:rsid w:val="00BC5FBB"/>
    <w:rsid w:val="00BC65C6"/>
    <w:rsid w:val="00BC66F1"/>
    <w:rsid w:val="00BC69E8"/>
    <w:rsid w:val="00BC6E35"/>
    <w:rsid w:val="00BC6F03"/>
    <w:rsid w:val="00BC6F19"/>
    <w:rsid w:val="00BC6F3D"/>
    <w:rsid w:val="00BC70D2"/>
    <w:rsid w:val="00BC70FD"/>
    <w:rsid w:val="00BC7339"/>
    <w:rsid w:val="00BC7501"/>
    <w:rsid w:val="00BC761C"/>
    <w:rsid w:val="00BC761D"/>
    <w:rsid w:val="00BC762A"/>
    <w:rsid w:val="00BC7877"/>
    <w:rsid w:val="00BC78AE"/>
    <w:rsid w:val="00BC7930"/>
    <w:rsid w:val="00BC7978"/>
    <w:rsid w:val="00BC7C0A"/>
    <w:rsid w:val="00BC7DD6"/>
    <w:rsid w:val="00BC7E06"/>
    <w:rsid w:val="00BD00FF"/>
    <w:rsid w:val="00BD015E"/>
    <w:rsid w:val="00BD02F4"/>
    <w:rsid w:val="00BD0342"/>
    <w:rsid w:val="00BD0550"/>
    <w:rsid w:val="00BD0961"/>
    <w:rsid w:val="00BD09AB"/>
    <w:rsid w:val="00BD0A66"/>
    <w:rsid w:val="00BD0B66"/>
    <w:rsid w:val="00BD0C0C"/>
    <w:rsid w:val="00BD0CC8"/>
    <w:rsid w:val="00BD0EE6"/>
    <w:rsid w:val="00BD1063"/>
    <w:rsid w:val="00BD110E"/>
    <w:rsid w:val="00BD12DA"/>
    <w:rsid w:val="00BD136A"/>
    <w:rsid w:val="00BD1376"/>
    <w:rsid w:val="00BD1383"/>
    <w:rsid w:val="00BD151D"/>
    <w:rsid w:val="00BD1636"/>
    <w:rsid w:val="00BD1669"/>
    <w:rsid w:val="00BD1760"/>
    <w:rsid w:val="00BD179B"/>
    <w:rsid w:val="00BD17C4"/>
    <w:rsid w:val="00BD1890"/>
    <w:rsid w:val="00BD1895"/>
    <w:rsid w:val="00BD1BF2"/>
    <w:rsid w:val="00BD1CF7"/>
    <w:rsid w:val="00BD1F4B"/>
    <w:rsid w:val="00BD20FE"/>
    <w:rsid w:val="00BD21EC"/>
    <w:rsid w:val="00BD21FD"/>
    <w:rsid w:val="00BD23F5"/>
    <w:rsid w:val="00BD24A2"/>
    <w:rsid w:val="00BD250A"/>
    <w:rsid w:val="00BD25EC"/>
    <w:rsid w:val="00BD26D7"/>
    <w:rsid w:val="00BD2B07"/>
    <w:rsid w:val="00BD2B98"/>
    <w:rsid w:val="00BD2DED"/>
    <w:rsid w:val="00BD313A"/>
    <w:rsid w:val="00BD31AE"/>
    <w:rsid w:val="00BD3425"/>
    <w:rsid w:val="00BD35DA"/>
    <w:rsid w:val="00BD36DC"/>
    <w:rsid w:val="00BD37E7"/>
    <w:rsid w:val="00BD3814"/>
    <w:rsid w:val="00BD3899"/>
    <w:rsid w:val="00BD38F4"/>
    <w:rsid w:val="00BD38F7"/>
    <w:rsid w:val="00BD3CD6"/>
    <w:rsid w:val="00BD3E63"/>
    <w:rsid w:val="00BD3FAC"/>
    <w:rsid w:val="00BD400C"/>
    <w:rsid w:val="00BD40DF"/>
    <w:rsid w:val="00BD41F5"/>
    <w:rsid w:val="00BD449E"/>
    <w:rsid w:val="00BD463B"/>
    <w:rsid w:val="00BD466C"/>
    <w:rsid w:val="00BD4792"/>
    <w:rsid w:val="00BD47C5"/>
    <w:rsid w:val="00BD48B8"/>
    <w:rsid w:val="00BD496D"/>
    <w:rsid w:val="00BD4A98"/>
    <w:rsid w:val="00BD4AD3"/>
    <w:rsid w:val="00BD4B3A"/>
    <w:rsid w:val="00BD4B9F"/>
    <w:rsid w:val="00BD4BC8"/>
    <w:rsid w:val="00BD4BDD"/>
    <w:rsid w:val="00BD4C95"/>
    <w:rsid w:val="00BD4CB0"/>
    <w:rsid w:val="00BD4D02"/>
    <w:rsid w:val="00BD4EE7"/>
    <w:rsid w:val="00BD4F74"/>
    <w:rsid w:val="00BD517D"/>
    <w:rsid w:val="00BD5299"/>
    <w:rsid w:val="00BD52F6"/>
    <w:rsid w:val="00BD5377"/>
    <w:rsid w:val="00BD540F"/>
    <w:rsid w:val="00BD5823"/>
    <w:rsid w:val="00BD5881"/>
    <w:rsid w:val="00BD5895"/>
    <w:rsid w:val="00BD5B08"/>
    <w:rsid w:val="00BD5B0D"/>
    <w:rsid w:val="00BD5BD9"/>
    <w:rsid w:val="00BD5C86"/>
    <w:rsid w:val="00BD5CF3"/>
    <w:rsid w:val="00BD5F1A"/>
    <w:rsid w:val="00BD5F87"/>
    <w:rsid w:val="00BD6029"/>
    <w:rsid w:val="00BD602F"/>
    <w:rsid w:val="00BD60EB"/>
    <w:rsid w:val="00BD633E"/>
    <w:rsid w:val="00BD6385"/>
    <w:rsid w:val="00BD6469"/>
    <w:rsid w:val="00BD655D"/>
    <w:rsid w:val="00BD662D"/>
    <w:rsid w:val="00BD6699"/>
    <w:rsid w:val="00BD66A5"/>
    <w:rsid w:val="00BD683C"/>
    <w:rsid w:val="00BD68C5"/>
    <w:rsid w:val="00BD6959"/>
    <w:rsid w:val="00BD69A2"/>
    <w:rsid w:val="00BD6F5E"/>
    <w:rsid w:val="00BD7343"/>
    <w:rsid w:val="00BD7377"/>
    <w:rsid w:val="00BD7411"/>
    <w:rsid w:val="00BD7457"/>
    <w:rsid w:val="00BD76FC"/>
    <w:rsid w:val="00BD76FD"/>
    <w:rsid w:val="00BD775F"/>
    <w:rsid w:val="00BD78FE"/>
    <w:rsid w:val="00BD794A"/>
    <w:rsid w:val="00BD7F71"/>
    <w:rsid w:val="00BE0001"/>
    <w:rsid w:val="00BE01DF"/>
    <w:rsid w:val="00BE0365"/>
    <w:rsid w:val="00BE0511"/>
    <w:rsid w:val="00BE0557"/>
    <w:rsid w:val="00BE0670"/>
    <w:rsid w:val="00BE06DD"/>
    <w:rsid w:val="00BE0768"/>
    <w:rsid w:val="00BE08DE"/>
    <w:rsid w:val="00BE0912"/>
    <w:rsid w:val="00BE09DB"/>
    <w:rsid w:val="00BE0A7E"/>
    <w:rsid w:val="00BE0CC6"/>
    <w:rsid w:val="00BE0D93"/>
    <w:rsid w:val="00BE0DB7"/>
    <w:rsid w:val="00BE0E67"/>
    <w:rsid w:val="00BE0E9C"/>
    <w:rsid w:val="00BE118B"/>
    <w:rsid w:val="00BE11EC"/>
    <w:rsid w:val="00BE149C"/>
    <w:rsid w:val="00BE1589"/>
    <w:rsid w:val="00BE15D2"/>
    <w:rsid w:val="00BE166E"/>
    <w:rsid w:val="00BE173F"/>
    <w:rsid w:val="00BE1784"/>
    <w:rsid w:val="00BE178B"/>
    <w:rsid w:val="00BE1826"/>
    <w:rsid w:val="00BE1895"/>
    <w:rsid w:val="00BE192B"/>
    <w:rsid w:val="00BE1AA5"/>
    <w:rsid w:val="00BE1AB6"/>
    <w:rsid w:val="00BE1B6E"/>
    <w:rsid w:val="00BE1D83"/>
    <w:rsid w:val="00BE1F53"/>
    <w:rsid w:val="00BE22E0"/>
    <w:rsid w:val="00BE251D"/>
    <w:rsid w:val="00BE256B"/>
    <w:rsid w:val="00BE25C6"/>
    <w:rsid w:val="00BE2949"/>
    <w:rsid w:val="00BE2B95"/>
    <w:rsid w:val="00BE2BDE"/>
    <w:rsid w:val="00BE2D12"/>
    <w:rsid w:val="00BE2D47"/>
    <w:rsid w:val="00BE2FDE"/>
    <w:rsid w:val="00BE2FF9"/>
    <w:rsid w:val="00BE31C3"/>
    <w:rsid w:val="00BE3407"/>
    <w:rsid w:val="00BE34AE"/>
    <w:rsid w:val="00BE3633"/>
    <w:rsid w:val="00BE387B"/>
    <w:rsid w:val="00BE38C1"/>
    <w:rsid w:val="00BE3979"/>
    <w:rsid w:val="00BE3AA6"/>
    <w:rsid w:val="00BE3CFC"/>
    <w:rsid w:val="00BE3DDC"/>
    <w:rsid w:val="00BE3EC0"/>
    <w:rsid w:val="00BE3EF1"/>
    <w:rsid w:val="00BE401F"/>
    <w:rsid w:val="00BE4041"/>
    <w:rsid w:val="00BE40CA"/>
    <w:rsid w:val="00BE40E3"/>
    <w:rsid w:val="00BE4263"/>
    <w:rsid w:val="00BE444A"/>
    <w:rsid w:val="00BE4451"/>
    <w:rsid w:val="00BE4625"/>
    <w:rsid w:val="00BE47AD"/>
    <w:rsid w:val="00BE4927"/>
    <w:rsid w:val="00BE4B6E"/>
    <w:rsid w:val="00BE4C49"/>
    <w:rsid w:val="00BE4CDB"/>
    <w:rsid w:val="00BE4CE1"/>
    <w:rsid w:val="00BE4EDC"/>
    <w:rsid w:val="00BE4F23"/>
    <w:rsid w:val="00BE514D"/>
    <w:rsid w:val="00BE527C"/>
    <w:rsid w:val="00BE52E7"/>
    <w:rsid w:val="00BE546C"/>
    <w:rsid w:val="00BE5583"/>
    <w:rsid w:val="00BE561F"/>
    <w:rsid w:val="00BE583D"/>
    <w:rsid w:val="00BE598D"/>
    <w:rsid w:val="00BE5AD1"/>
    <w:rsid w:val="00BE5BB1"/>
    <w:rsid w:val="00BE5D45"/>
    <w:rsid w:val="00BE605B"/>
    <w:rsid w:val="00BE60F9"/>
    <w:rsid w:val="00BE6229"/>
    <w:rsid w:val="00BE62A9"/>
    <w:rsid w:val="00BE64F7"/>
    <w:rsid w:val="00BE650F"/>
    <w:rsid w:val="00BE657D"/>
    <w:rsid w:val="00BE6712"/>
    <w:rsid w:val="00BE67CE"/>
    <w:rsid w:val="00BE68EA"/>
    <w:rsid w:val="00BE6A17"/>
    <w:rsid w:val="00BE6C2F"/>
    <w:rsid w:val="00BE6E16"/>
    <w:rsid w:val="00BE6E9D"/>
    <w:rsid w:val="00BE6FD5"/>
    <w:rsid w:val="00BE6FEE"/>
    <w:rsid w:val="00BE7066"/>
    <w:rsid w:val="00BE70C1"/>
    <w:rsid w:val="00BE721D"/>
    <w:rsid w:val="00BE72C1"/>
    <w:rsid w:val="00BE7363"/>
    <w:rsid w:val="00BE73D5"/>
    <w:rsid w:val="00BE74E6"/>
    <w:rsid w:val="00BE7576"/>
    <w:rsid w:val="00BE75A9"/>
    <w:rsid w:val="00BE7738"/>
    <w:rsid w:val="00BE783D"/>
    <w:rsid w:val="00BE787F"/>
    <w:rsid w:val="00BE78C9"/>
    <w:rsid w:val="00BE78E8"/>
    <w:rsid w:val="00BE7949"/>
    <w:rsid w:val="00BE7988"/>
    <w:rsid w:val="00BE7A9D"/>
    <w:rsid w:val="00BE7AAB"/>
    <w:rsid w:val="00BE7ECE"/>
    <w:rsid w:val="00BF0154"/>
    <w:rsid w:val="00BF025B"/>
    <w:rsid w:val="00BF02EB"/>
    <w:rsid w:val="00BF0630"/>
    <w:rsid w:val="00BF075F"/>
    <w:rsid w:val="00BF0806"/>
    <w:rsid w:val="00BF08B3"/>
    <w:rsid w:val="00BF0A0D"/>
    <w:rsid w:val="00BF0A9D"/>
    <w:rsid w:val="00BF0C93"/>
    <w:rsid w:val="00BF0CDB"/>
    <w:rsid w:val="00BF0E8E"/>
    <w:rsid w:val="00BF12CA"/>
    <w:rsid w:val="00BF14BE"/>
    <w:rsid w:val="00BF1593"/>
    <w:rsid w:val="00BF168B"/>
    <w:rsid w:val="00BF18B6"/>
    <w:rsid w:val="00BF1A7B"/>
    <w:rsid w:val="00BF1C04"/>
    <w:rsid w:val="00BF1CA2"/>
    <w:rsid w:val="00BF1F90"/>
    <w:rsid w:val="00BF2041"/>
    <w:rsid w:val="00BF20EC"/>
    <w:rsid w:val="00BF2178"/>
    <w:rsid w:val="00BF22D9"/>
    <w:rsid w:val="00BF2493"/>
    <w:rsid w:val="00BF26AF"/>
    <w:rsid w:val="00BF2952"/>
    <w:rsid w:val="00BF2A20"/>
    <w:rsid w:val="00BF2A6D"/>
    <w:rsid w:val="00BF3014"/>
    <w:rsid w:val="00BF30E5"/>
    <w:rsid w:val="00BF31E3"/>
    <w:rsid w:val="00BF31FD"/>
    <w:rsid w:val="00BF332F"/>
    <w:rsid w:val="00BF3459"/>
    <w:rsid w:val="00BF3501"/>
    <w:rsid w:val="00BF3622"/>
    <w:rsid w:val="00BF371D"/>
    <w:rsid w:val="00BF3B22"/>
    <w:rsid w:val="00BF3B56"/>
    <w:rsid w:val="00BF3C19"/>
    <w:rsid w:val="00BF3CDB"/>
    <w:rsid w:val="00BF3EFA"/>
    <w:rsid w:val="00BF3F88"/>
    <w:rsid w:val="00BF3FA4"/>
    <w:rsid w:val="00BF405D"/>
    <w:rsid w:val="00BF4189"/>
    <w:rsid w:val="00BF4230"/>
    <w:rsid w:val="00BF4877"/>
    <w:rsid w:val="00BF4B65"/>
    <w:rsid w:val="00BF4BE8"/>
    <w:rsid w:val="00BF4C11"/>
    <w:rsid w:val="00BF4C56"/>
    <w:rsid w:val="00BF4DE6"/>
    <w:rsid w:val="00BF4DEB"/>
    <w:rsid w:val="00BF4E21"/>
    <w:rsid w:val="00BF4E3C"/>
    <w:rsid w:val="00BF4E74"/>
    <w:rsid w:val="00BF5050"/>
    <w:rsid w:val="00BF509C"/>
    <w:rsid w:val="00BF50AD"/>
    <w:rsid w:val="00BF50D9"/>
    <w:rsid w:val="00BF5647"/>
    <w:rsid w:val="00BF56EA"/>
    <w:rsid w:val="00BF5882"/>
    <w:rsid w:val="00BF5A96"/>
    <w:rsid w:val="00BF5B8A"/>
    <w:rsid w:val="00BF5C0A"/>
    <w:rsid w:val="00BF5C97"/>
    <w:rsid w:val="00BF5D20"/>
    <w:rsid w:val="00BF5F4D"/>
    <w:rsid w:val="00BF6083"/>
    <w:rsid w:val="00BF6159"/>
    <w:rsid w:val="00BF660F"/>
    <w:rsid w:val="00BF67D2"/>
    <w:rsid w:val="00BF68E0"/>
    <w:rsid w:val="00BF6A0F"/>
    <w:rsid w:val="00BF6B74"/>
    <w:rsid w:val="00BF6E30"/>
    <w:rsid w:val="00BF6E57"/>
    <w:rsid w:val="00BF6E7B"/>
    <w:rsid w:val="00BF709D"/>
    <w:rsid w:val="00BF70DD"/>
    <w:rsid w:val="00BF718A"/>
    <w:rsid w:val="00BF721F"/>
    <w:rsid w:val="00BF74B7"/>
    <w:rsid w:val="00BF7610"/>
    <w:rsid w:val="00BF79A3"/>
    <w:rsid w:val="00BF7A18"/>
    <w:rsid w:val="00BF7BCD"/>
    <w:rsid w:val="00BF7D5C"/>
    <w:rsid w:val="00BF7D7A"/>
    <w:rsid w:val="00BF7DAF"/>
    <w:rsid w:val="00BF7FA7"/>
    <w:rsid w:val="00C0006F"/>
    <w:rsid w:val="00C000A1"/>
    <w:rsid w:val="00C002F6"/>
    <w:rsid w:val="00C004DC"/>
    <w:rsid w:val="00C00551"/>
    <w:rsid w:val="00C0070F"/>
    <w:rsid w:val="00C008BA"/>
    <w:rsid w:val="00C00B90"/>
    <w:rsid w:val="00C00C46"/>
    <w:rsid w:val="00C00DA9"/>
    <w:rsid w:val="00C010AA"/>
    <w:rsid w:val="00C012BF"/>
    <w:rsid w:val="00C012EF"/>
    <w:rsid w:val="00C013D3"/>
    <w:rsid w:val="00C013E4"/>
    <w:rsid w:val="00C016A6"/>
    <w:rsid w:val="00C0189A"/>
    <w:rsid w:val="00C01A35"/>
    <w:rsid w:val="00C01B85"/>
    <w:rsid w:val="00C01BA1"/>
    <w:rsid w:val="00C01BCC"/>
    <w:rsid w:val="00C01CC9"/>
    <w:rsid w:val="00C01D6E"/>
    <w:rsid w:val="00C01E00"/>
    <w:rsid w:val="00C024F4"/>
    <w:rsid w:val="00C02554"/>
    <w:rsid w:val="00C025A0"/>
    <w:rsid w:val="00C0270B"/>
    <w:rsid w:val="00C027E8"/>
    <w:rsid w:val="00C02AE1"/>
    <w:rsid w:val="00C02AE7"/>
    <w:rsid w:val="00C02EA7"/>
    <w:rsid w:val="00C03047"/>
    <w:rsid w:val="00C030C7"/>
    <w:rsid w:val="00C03184"/>
    <w:rsid w:val="00C031BF"/>
    <w:rsid w:val="00C034B6"/>
    <w:rsid w:val="00C0352C"/>
    <w:rsid w:val="00C03805"/>
    <w:rsid w:val="00C038D7"/>
    <w:rsid w:val="00C03BD4"/>
    <w:rsid w:val="00C03D13"/>
    <w:rsid w:val="00C03DB0"/>
    <w:rsid w:val="00C03EFC"/>
    <w:rsid w:val="00C03F98"/>
    <w:rsid w:val="00C0402C"/>
    <w:rsid w:val="00C04626"/>
    <w:rsid w:val="00C04668"/>
    <w:rsid w:val="00C047DF"/>
    <w:rsid w:val="00C0496F"/>
    <w:rsid w:val="00C04B57"/>
    <w:rsid w:val="00C04CB5"/>
    <w:rsid w:val="00C04D0A"/>
    <w:rsid w:val="00C0516C"/>
    <w:rsid w:val="00C0517C"/>
    <w:rsid w:val="00C05187"/>
    <w:rsid w:val="00C052A5"/>
    <w:rsid w:val="00C05481"/>
    <w:rsid w:val="00C0549C"/>
    <w:rsid w:val="00C05686"/>
    <w:rsid w:val="00C05726"/>
    <w:rsid w:val="00C057A4"/>
    <w:rsid w:val="00C057F4"/>
    <w:rsid w:val="00C0594A"/>
    <w:rsid w:val="00C05B8A"/>
    <w:rsid w:val="00C05BE9"/>
    <w:rsid w:val="00C05BFD"/>
    <w:rsid w:val="00C05CF7"/>
    <w:rsid w:val="00C05EF8"/>
    <w:rsid w:val="00C05FB8"/>
    <w:rsid w:val="00C05FF1"/>
    <w:rsid w:val="00C061C5"/>
    <w:rsid w:val="00C06266"/>
    <w:rsid w:val="00C0630A"/>
    <w:rsid w:val="00C0675B"/>
    <w:rsid w:val="00C0692E"/>
    <w:rsid w:val="00C06B92"/>
    <w:rsid w:val="00C06C52"/>
    <w:rsid w:val="00C06EA4"/>
    <w:rsid w:val="00C06EE3"/>
    <w:rsid w:val="00C07094"/>
    <w:rsid w:val="00C070E0"/>
    <w:rsid w:val="00C070F3"/>
    <w:rsid w:val="00C0713C"/>
    <w:rsid w:val="00C071E7"/>
    <w:rsid w:val="00C072F9"/>
    <w:rsid w:val="00C073B0"/>
    <w:rsid w:val="00C0746D"/>
    <w:rsid w:val="00C07526"/>
    <w:rsid w:val="00C07738"/>
    <w:rsid w:val="00C0774C"/>
    <w:rsid w:val="00C07799"/>
    <w:rsid w:val="00C07809"/>
    <w:rsid w:val="00C07900"/>
    <w:rsid w:val="00C07919"/>
    <w:rsid w:val="00C079C9"/>
    <w:rsid w:val="00C07ABF"/>
    <w:rsid w:val="00C07B36"/>
    <w:rsid w:val="00C07CC1"/>
    <w:rsid w:val="00C07DA2"/>
    <w:rsid w:val="00C07E42"/>
    <w:rsid w:val="00C07EEB"/>
    <w:rsid w:val="00C07F8E"/>
    <w:rsid w:val="00C100D0"/>
    <w:rsid w:val="00C1010B"/>
    <w:rsid w:val="00C101B4"/>
    <w:rsid w:val="00C101EF"/>
    <w:rsid w:val="00C10341"/>
    <w:rsid w:val="00C1045E"/>
    <w:rsid w:val="00C10579"/>
    <w:rsid w:val="00C105FA"/>
    <w:rsid w:val="00C10637"/>
    <w:rsid w:val="00C1070A"/>
    <w:rsid w:val="00C10823"/>
    <w:rsid w:val="00C108D5"/>
    <w:rsid w:val="00C10A7A"/>
    <w:rsid w:val="00C10B40"/>
    <w:rsid w:val="00C1102D"/>
    <w:rsid w:val="00C1110A"/>
    <w:rsid w:val="00C1146E"/>
    <w:rsid w:val="00C114F4"/>
    <w:rsid w:val="00C11640"/>
    <w:rsid w:val="00C11890"/>
    <w:rsid w:val="00C11913"/>
    <w:rsid w:val="00C11B7A"/>
    <w:rsid w:val="00C11D5C"/>
    <w:rsid w:val="00C11EFA"/>
    <w:rsid w:val="00C11F00"/>
    <w:rsid w:val="00C11FBD"/>
    <w:rsid w:val="00C120C3"/>
    <w:rsid w:val="00C120E8"/>
    <w:rsid w:val="00C12318"/>
    <w:rsid w:val="00C1239B"/>
    <w:rsid w:val="00C12567"/>
    <w:rsid w:val="00C1263F"/>
    <w:rsid w:val="00C126C5"/>
    <w:rsid w:val="00C128E6"/>
    <w:rsid w:val="00C128ED"/>
    <w:rsid w:val="00C129CD"/>
    <w:rsid w:val="00C12A87"/>
    <w:rsid w:val="00C12B3E"/>
    <w:rsid w:val="00C12C83"/>
    <w:rsid w:val="00C12CD1"/>
    <w:rsid w:val="00C12D8A"/>
    <w:rsid w:val="00C12DC0"/>
    <w:rsid w:val="00C131F6"/>
    <w:rsid w:val="00C13320"/>
    <w:rsid w:val="00C1352E"/>
    <w:rsid w:val="00C13692"/>
    <w:rsid w:val="00C13890"/>
    <w:rsid w:val="00C13893"/>
    <w:rsid w:val="00C1392E"/>
    <w:rsid w:val="00C139B5"/>
    <w:rsid w:val="00C13AA3"/>
    <w:rsid w:val="00C13BCC"/>
    <w:rsid w:val="00C13C0A"/>
    <w:rsid w:val="00C13CF5"/>
    <w:rsid w:val="00C13F4E"/>
    <w:rsid w:val="00C1400C"/>
    <w:rsid w:val="00C140DB"/>
    <w:rsid w:val="00C141BC"/>
    <w:rsid w:val="00C141CA"/>
    <w:rsid w:val="00C141D1"/>
    <w:rsid w:val="00C142E4"/>
    <w:rsid w:val="00C145C7"/>
    <w:rsid w:val="00C147DB"/>
    <w:rsid w:val="00C14898"/>
    <w:rsid w:val="00C148A5"/>
    <w:rsid w:val="00C14935"/>
    <w:rsid w:val="00C149B1"/>
    <w:rsid w:val="00C149F0"/>
    <w:rsid w:val="00C14B50"/>
    <w:rsid w:val="00C14CB9"/>
    <w:rsid w:val="00C14E26"/>
    <w:rsid w:val="00C14F64"/>
    <w:rsid w:val="00C1503F"/>
    <w:rsid w:val="00C15259"/>
    <w:rsid w:val="00C15285"/>
    <w:rsid w:val="00C15416"/>
    <w:rsid w:val="00C15419"/>
    <w:rsid w:val="00C15430"/>
    <w:rsid w:val="00C154B9"/>
    <w:rsid w:val="00C154E0"/>
    <w:rsid w:val="00C1598F"/>
    <w:rsid w:val="00C159E8"/>
    <w:rsid w:val="00C15DDB"/>
    <w:rsid w:val="00C15DDF"/>
    <w:rsid w:val="00C16198"/>
    <w:rsid w:val="00C1619D"/>
    <w:rsid w:val="00C162FD"/>
    <w:rsid w:val="00C16340"/>
    <w:rsid w:val="00C163D3"/>
    <w:rsid w:val="00C16455"/>
    <w:rsid w:val="00C164A9"/>
    <w:rsid w:val="00C1674C"/>
    <w:rsid w:val="00C16783"/>
    <w:rsid w:val="00C167CA"/>
    <w:rsid w:val="00C16959"/>
    <w:rsid w:val="00C16AF2"/>
    <w:rsid w:val="00C16C6A"/>
    <w:rsid w:val="00C16E48"/>
    <w:rsid w:val="00C16FF2"/>
    <w:rsid w:val="00C170C0"/>
    <w:rsid w:val="00C170EC"/>
    <w:rsid w:val="00C17274"/>
    <w:rsid w:val="00C1729F"/>
    <w:rsid w:val="00C172A8"/>
    <w:rsid w:val="00C1730A"/>
    <w:rsid w:val="00C175DD"/>
    <w:rsid w:val="00C17601"/>
    <w:rsid w:val="00C1763E"/>
    <w:rsid w:val="00C176A9"/>
    <w:rsid w:val="00C17804"/>
    <w:rsid w:val="00C17829"/>
    <w:rsid w:val="00C1791C"/>
    <w:rsid w:val="00C17A91"/>
    <w:rsid w:val="00C17BCD"/>
    <w:rsid w:val="00C17D75"/>
    <w:rsid w:val="00C17F9D"/>
    <w:rsid w:val="00C200F0"/>
    <w:rsid w:val="00C20251"/>
    <w:rsid w:val="00C20303"/>
    <w:rsid w:val="00C205C5"/>
    <w:rsid w:val="00C206D5"/>
    <w:rsid w:val="00C20826"/>
    <w:rsid w:val="00C2083B"/>
    <w:rsid w:val="00C20875"/>
    <w:rsid w:val="00C2089B"/>
    <w:rsid w:val="00C208D7"/>
    <w:rsid w:val="00C20BB0"/>
    <w:rsid w:val="00C20CAC"/>
    <w:rsid w:val="00C20CB7"/>
    <w:rsid w:val="00C20EB7"/>
    <w:rsid w:val="00C20EDC"/>
    <w:rsid w:val="00C21086"/>
    <w:rsid w:val="00C210DA"/>
    <w:rsid w:val="00C21267"/>
    <w:rsid w:val="00C212D1"/>
    <w:rsid w:val="00C215E7"/>
    <w:rsid w:val="00C21971"/>
    <w:rsid w:val="00C21AD7"/>
    <w:rsid w:val="00C21C79"/>
    <w:rsid w:val="00C21CE8"/>
    <w:rsid w:val="00C21D43"/>
    <w:rsid w:val="00C21E44"/>
    <w:rsid w:val="00C21EC7"/>
    <w:rsid w:val="00C21FA9"/>
    <w:rsid w:val="00C21FB1"/>
    <w:rsid w:val="00C21FEB"/>
    <w:rsid w:val="00C221A9"/>
    <w:rsid w:val="00C22238"/>
    <w:rsid w:val="00C22259"/>
    <w:rsid w:val="00C22664"/>
    <w:rsid w:val="00C2269F"/>
    <w:rsid w:val="00C226E5"/>
    <w:rsid w:val="00C22924"/>
    <w:rsid w:val="00C22944"/>
    <w:rsid w:val="00C2299C"/>
    <w:rsid w:val="00C22D25"/>
    <w:rsid w:val="00C22D6B"/>
    <w:rsid w:val="00C23023"/>
    <w:rsid w:val="00C231B8"/>
    <w:rsid w:val="00C23294"/>
    <w:rsid w:val="00C2333C"/>
    <w:rsid w:val="00C23528"/>
    <w:rsid w:val="00C23696"/>
    <w:rsid w:val="00C23742"/>
    <w:rsid w:val="00C237F7"/>
    <w:rsid w:val="00C23801"/>
    <w:rsid w:val="00C238C1"/>
    <w:rsid w:val="00C238D8"/>
    <w:rsid w:val="00C239B0"/>
    <w:rsid w:val="00C23A08"/>
    <w:rsid w:val="00C23B73"/>
    <w:rsid w:val="00C23F5B"/>
    <w:rsid w:val="00C23F62"/>
    <w:rsid w:val="00C2402D"/>
    <w:rsid w:val="00C2409F"/>
    <w:rsid w:val="00C24177"/>
    <w:rsid w:val="00C24392"/>
    <w:rsid w:val="00C243D1"/>
    <w:rsid w:val="00C2445A"/>
    <w:rsid w:val="00C24587"/>
    <w:rsid w:val="00C245B1"/>
    <w:rsid w:val="00C246E3"/>
    <w:rsid w:val="00C24754"/>
    <w:rsid w:val="00C248F3"/>
    <w:rsid w:val="00C24C4E"/>
    <w:rsid w:val="00C24CF3"/>
    <w:rsid w:val="00C24D1A"/>
    <w:rsid w:val="00C24D6A"/>
    <w:rsid w:val="00C24F95"/>
    <w:rsid w:val="00C2504A"/>
    <w:rsid w:val="00C25060"/>
    <w:rsid w:val="00C25102"/>
    <w:rsid w:val="00C251F1"/>
    <w:rsid w:val="00C25355"/>
    <w:rsid w:val="00C25363"/>
    <w:rsid w:val="00C253DA"/>
    <w:rsid w:val="00C2551E"/>
    <w:rsid w:val="00C25621"/>
    <w:rsid w:val="00C256A7"/>
    <w:rsid w:val="00C25901"/>
    <w:rsid w:val="00C25ACF"/>
    <w:rsid w:val="00C25BF1"/>
    <w:rsid w:val="00C25C48"/>
    <w:rsid w:val="00C25D0D"/>
    <w:rsid w:val="00C25E2E"/>
    <w:rsid w:val="00C25EB6"/>
    <w:rsid w:val="00C25ECD"/>
    <w:rsid w:val="00C260FF"/>
    <w:rsid w:val="00C261A2"/>
    <w:rsid w:val="00C261BA"/>
    <w:rsid w:val="00C26266"/>
    <w:rsid w:val="00C262D3"/>
    <w:rsid w:val="00C262FB"/>
    <w:rsid w:val="00C26636"/>
    <w:rsid w:val="00C26793"/>
    <w:rsid w:val="00C269B5"/>
    <w:rsid w:val="00C269E2"/>
    <w:rsid w:val="00C26D63"/>
    <w:rsid w:val="00C26DD8"/>
    <w:rsid w:val="00C26F15"/>
    <w:rsid w:val="00C2751F"/>
    <w:rsid w:val="00C27772"/>
    <w:rsid w:val="00C27807"/>
    <w:rsid w:val="00C27866"/>
    <w:rsid w:val="00C27A13"/>
    <w:rsid w:val="00C27B3D"/>
    <w:rsid w:val="00C27BC2"/>
    <w:rsid w:val="00C27C80"/>
    <w:rsid w:val="00C27D59"/>
    <w:rsid w:val="00C27D91"/>
    <w:rsid w:val="00C300D0"/>
    <w:rsid w:val="00C30422"/>
    <w:rsid w:val="00C30535"/>
    <w:rsid w:val="00C30623"/>
    <w:rsid w:val="00C30686"/>
    <w:rsid w:val="00C30751"/>
    <w:rsid w:val="00C3081A"/>
    <w:rsid w:val="00C3090B"/>
    <w:rsid w:val="00C30B13"/>
    <w:rsid w:val="00C30B49"/>
    <w:rsid w:val="00C30B67"/>
    <w:rsid w:val="00C310E5"/>
    <w:rsid w:val="00C311D4"/>
    <w:rsid w:val="00C3126D"/>
    <w:rsid w:val="00C314A1"/>
    <w:rsid w:val="00C314E5"/>
    <w:rsid w:val="00C31524"/>
    <w:rsid w:val="00C3158D"/>
    <w:rsid w:val="00C3162F"/>
    <w:rsid w:val="00C316BD"/>
    <w:rsid w:val="00C3192D"/>
    <w:rsid w:val="00C31A87"/>
    <w:rsid w:val="00C31E27"/>
    <w:rsid w:val="00C31E5F"/>
    <w:rsid w:val="00C32006"/>
    <w:rsid w:val="00C3205C"/>
    <w:rsid w:val="00C322C4"/>
    <w:rsid w:val="00C3235D"/>
    <w:rsid w:val="00C325E8"/>
    <w:rsid w:val="00C326DF"/>
    <w:rsid w:val="00C32714"/>
    <w:rsid w:val="00C3277D"/>
    <w:rsid w:val="00C32A18"/>
    <w:rsid w:val="00C32ABC"/>
    <w:rsid w:val="00C32CAD"/>
    <w:rsid w:val="00C32E6B"/>
    <w:rsid w:val="00C32E6C"/>
    <w:rsid w:val="00C32E83"/>
    <w:rsid w:val="00C32FCF"/>
    <w:rsid w:val="00C33144"/>
    <w:rsid w:val="00C33559"/>
    <w:rsid w:val="00C338CA"/>
    <w:rsid w:val="00C33978"/>
    <w:rsid w:val="00C33B38"/>
    <w:rsid w:val="00C33BA8"/>
    <w:rsid w:val="00C33BA9"/>
    <w:rsid w:val="00C33CAC"/>
    <w:rsid w:val="00C33D1D"/>
    <w:rsid w:val="00C33E4E"/>
    <w:rsid w:val="00C33EA4"/>
    <w:rsid w:val="00C33ED8"/>
    <w:rsid w:val="00C33F4A"/>
    <w:rsid w:val="00C3419B"/>
    <w:rsid w:val="00C342D4"/>
    <w:rsid w:val="00C34438"/>
    <w:rsid w:val="00C345C1"/>
    <w:rsid w:val="00C346FD"/>
    <w:rsid w:val="00C34A01"/>
    <w:rsid w:val="00C34D21"/>
    <w:rsid w:val="00C34D30"/>
    <w:rsid w:val="00C34D46"/>
    <w:rsid w:val="00C34E23"/>
    <w:rsid w:val="00C35077"/>
    <w:rsid w:val="00C35088"/>
    <w:rsid w:val="00C35208"/>
    <w:rsid w:val="00C3537B"/>
    <w:rsid w:val="00C35397"/>
    <w:rsid w:val="00C353F8"/>
    <w:rsid w:val="00C3541A"/>
    <w:rsid w:val="00C3546B"/>
    <w:rsid w:val="00C354D4"/>
    <w:rsid w:val="00C355A1"/>
    <w:rsid w:val="00C3574B"/>
    <w:rsid w:val="00C35762"/>
    <w:rsid w:val="00C3586D"/>
    <w:rsid w:val="00C360E9"/>
    <w:rsid w:val="00C36125"/>
    <w:rsid w:val="00C36341"/>
    <w:rsid w:val="00C3635C"/>
    <w:rsid w:val="00C3649A"/>
    <w:rsid w:val="00C3687C"/>
    <w:rsid w:val="00C36933"/>
    <w:rsid w:val="00C36954"/>
    <w:rsid w:val="00C36973"/>
    <w:rsid w:val="00C3697E"/>
    <w:rsid w:val="00C36A55"/>
    <w:rsid w:val="00C36B30"/>
    <w:rsid w:val="00C36B77"/>
    <w:rsid w:val="00C36B84"/>
    <w:rsid w:val="00C36D02"/>
    <w:rsid w:val="00C36F1C"/>
    <w:rsid w:val="00C36F79"/>
    <w:rsid w:val="00C370F7"/>
    <w:rsid w:val="00C37238"/>
    <w:rsid w:val="00C37344"/>
    <w:rsid w:val="00C373DA"/>
    <w:rsid w:val="00C37596"/>
    <w:rsid w:val="00C37654"/>
    <w:rsid w:val="00C377BA"/>
    <w:rsid w:val="00C3780C"/>
    <w:rsid w:val="00C37B7D"/>
    <w:rsid w:val="00C37C24"/>
    <w:rsid w:val="00C37CC3"/>
    <w:rsid w:val="00C37CC6"/>
    <w:rsid w:val="00C37D0C"/>
    <w:rsid w:val="00C37D2A"/>
    <w:rsid w:val="00C37DA5"/>
    <w:rsid w:val="00C37E7B"/>
    <w:rsid w:val="00C37EDD"/>
    <w:rsid w:val="00C37FBA"/>
    <w:rsid w:val="00C4000D"/>
    <w:rsid w:val="00C40055"/>
    <w:rsid w:val="00C40090"/>
    <w:rsid w:val="00C4033B"/>
    <w:rsid w:val="00C40430"/>
    <w:rsid w:val="00C404B8"/>
    <w:rsid w:val="00C40691"/>
    <w:rsid w:val="00C407A6"/>
    <w:rsid w:val="00C408EA"/>
    <w:rsid w:val="00C40916"/>
    <w:rsid w:val="00C40E8C"/>
    <w:rsid w:val="00C40FEC"/>
    <w:rsid w:val="00C41024"/>
    <w:rsid w:val="00C41122"/>
    <w:rsid w:val="00C41161"/>
    <w:rsid w:val="00C41206"/>
    <w:rsid w:val="00C41340"/>
    <w:rsid w:val="00C413A2"/>
    <w:rsid w:val="00C413AB"/>
    <w:rsid w:val="00C41541"/>
    <w:rsid w:val="00C415DA"/>
    <w:rsid w:val="00C41660"/>
    <w:rsid w:val="00C4167D"/>
    <w:rsid w:val="00C416FA"/>
    <w:rsid w:val="00C41780"/>
    <w:rsid w:val="00C41931"/>
    <w:rsid w:val="00C41946"/>
    <w:rsid w:val="00C41B63"/>
    <w:rsid w:val="00C41B9C"/>
    <w:rsid w:val="00C41E13"/>
    <w:rsid w:val="00C41F7A"/>
    <w:rsid w:val="00C4203D"/>
    <w:rsid w:val="00C42270"/>
    <w:rsid w:val="00C422B7"/>
    <w:rsid w:val="00C4235B"/>
    <w:rsid w:val="00C42482"/>
    <w:rsid w:val="00C425D6"/>
    <w:rsid w:val="00C425E0"/>
    <w:rsid w:val="00C427C4"/>
    <w:rsid w:val="00C42983"/>
    <w:rsid w:val="00C42BC8"/>
    <w:rsid w:val="00C42C46"/>
    <w:rsid w:val="00C42FE3"/>
    <w:rsid w:val="00C432A7"/>
    <w:rsid w:val="00C432B1"/>
    <w:rsid w:val="00C43599"/>
    <w:rsid w:val="00C436D3"/>
    <w:rsid w:val="00C4387E"/>
    <w:rsid w:val="00C43880"/>
    <w:rsid w:val="00C43995"/>
    <w:rsid w:val="00C43A63"/>
    <w:rsid w:val="00C43ACB"/>
    <w:rsid w:val="00C43D53"/>
    <w:rsid w:val="00C43DFC"/>
    <w:rsid w:val="00C43F05"/>
    <w:rsid w:val="00C440F9"/>
    <w:rsid w:val="00C442C8"/>
    <w:rsid w:val="00C44419"/>
    <w:rsid w:val="00C44502"/>
    <w:rsid w:val="00C446AB"/>
    <w:rsid w:val="00C4476E"/>
    <w:rsid w:val="00C44798"/>
    <w:rsid w:val="00C4482D"/>
    <w:rsid w:val="00C448BD"/>
    <w:rsid w:val="00C449CC"/>
    <w:rsid w:val="00C44A17"/>
    <w:rsid w:val="00C44A64"/>
    <w:rsid w:val="00C44A96"/>
    <w:rsid w:val="00C44B56"/>
    <w:rsid w:val="00C44C12"/>
    <w:rsid w:val="00C44DAB"/>
    <w:rsid w:val="00C44F24"/>
    <w:rsid w:val="00C4500B"/>
    <w:rsid w:val="00C45243"/>
    <w:rsid w:val="00C453D4"/>
    <w:rsid w:val="00C4540B"/>
    <w:rsid w:val="00C4540F"/>
    <w:rsid w:val="00C45505"/>
    <w:rsid w:val="00C45511"/>
    <w:rsid w:val="00C45590"/>
    <w:rsid w:val="00C4559E"/>
    <w:rsid w:val="00C45822"/>
    <w:rsid w:val="00C45881"/>
    <w:rsid w:val="00C4589D"/>
    <w:rsid w:val="00C459DD"/>
    <w:rsid w:val="00C45A13"/>
    <w:rsid w:val="00C45AFA"/>
    <w:rsid w:val="00C45DB6"/>
    <w:rsid w:val="00C45E63"/>
    <w:rsid w:val="00C45F80"/>
    <w:rsid w:val="00C46087"/>
    <w:rsid w:val="00C462AC"/>
    <w:rsid w:val="00C463D3"/>
    <w:rsid w:val="00C463D8"/>
    <w:rsid w:val="00C465F9"/>
    <w:rsid w:val="00C46717"/>
    <w:rsid w:val="00C4691C"/>
    <w:rsid w:val="00C46997"/>
    <w:rsid w:val="00C46A21"/>
    <w:rsid w:val="00C46A7B"/>
    <w:rsid w:val="00C46ACE"/>
    <w:rsid w:val="00C46B82"/>
    <w:rsid w:val="00C46BEF"/>
    <w:rsid w:val="00C46CBA"/>
    <w:rsid w:val="00C46E86"/>
    <w:rsid w:val="00C46FB0"/>
    <w:rsid w:val="00C4702A"/>
    <w:rsid w:val="00C47038"/>
    <w:rsid w:val="00C47089"/>
    <w:rsid w:val="00C470AA"/>
    <w:rsid w:val="00C47250"/>
    <w:rsid w:val="00C4731B"/>
    <w:rsid w:val="00C4732F"/>
    <w:rsid w:val="00C47433"/>
    <w:rsid w:val="00C47448"/>
    <w:rsid w:val="00C47662"/>
    <w:rsid w:val="00C47665"/>
    <w:rsid w:val="00C4777E"/>
    <w:rsid w:val="00C47780"/>
    <w:rsid w:val="00C47848"/>
    <w:rsid w:val="00C478A4"/>
    <w:rsid w:val="00C47BAE"/>
    <w:rsid w:val="00C47BF0"/>
    <w:rsid w:val="00C47D9F"/>
    <w:rsid w:val="00C500BA"/>
    <w:rsid w:val="00C50178"/>
    <w:rsid w:val="00C50249"/>
    <w:rsid w:val="00C503FF"/>
    <w:rsid w:val="00C50432"/>
    <w:rsid w:val="00C504B4"/>
    <w:rsid w:val="00C506CC"/>
    <w:rsid w:val="00C506E5"/>
    <w:rsid w:val="00C50866"/>
    <w:rsid w:val="00C50879"/>
    <w:rsid w:val="00C50C27"/>
    <w:rsid w:val="00C50C36"/>
    <w:rsid w:val="00C50C3E"/>
    <w:rsid w:val="00C50C8F"/>
    <w:rsid w:val="00C50CDE"/>
    <w:rsid w:val="00C50FDD"/>
    <w:rsid w:val="00C51063"/>
    <w:rsid w:val="00C511C9"/>
    <w:rsid w:val="00C51249"/>
    <w:rsid w:val="00C51253"/>
    <w:rsid w:val="00C512D1"/>
    <w:rsid w:val="00C512F3"/>
    <w:rsid w:val="00C51483"/>
    <w:rsid w:val="00C5152D"/>
    <w:rsid w:val="00C5155A"/>
    <w:rsid w:val="00C5156B"/>
    <w:rsid w:val="00C51613"/>
    <w:rsid w:val="00C516FC"/>
    <w:rsid w:val="00C51866"/>
    <w:rsid w:val="00C51C03"/>
    <w:rsid w:val="00C51CF9"/>
    <w:rsid w:val="00C51FF4"/>
    <w:rsid w:val="00C52103"/>
    <w:rsid w:val="00C5212C"/>
    <w:rsid w:val="00C5218B"/>
    <w:rsid w:val="00C52191"/>
    <w:rsid w:val="00C521DE"/>
    <w:rsid w:val="00C52496"/>
    <w:rsid w:val="00C52997"/>
    <w:rsid w:val="00C52D2B"/>
    <w:rsid w:val="00C53097"/>
    <w:rsid w:val="00C530DC"/>
    <w:rsid w:val="00C53301"/>
    <w:rsid w:val="00C534AA"/>
    <w:rsid w:val="00C535EA"/>
    <w:rsid w:val="00C5365F"/>
    <w:rsid w:val="00C53799"/>
    <w:rsid w:val="00C537A4"/>
    <w:rsid w:val="00C53804"/>
    <w:rsid w:val="00C53A3E"/>
    <w:rsid w:val="00C53C2D"/>
    <w:rsid w:val="00C53C3E"/>
    <w:rsid w:val="00C53C79"/>
    <w:rsid w:val="00C53CDE"/>
    <w:rsid w:val="00C53EDB"/>
    <w:rsid w:val="00C53F8A"/>
    <w:rsid w:val="00C541BA"/>
    <w:rsid w:val="00C54468"/>
    <w:rsid w:val="00C544C4"/>
    <w:rsid w:val="00C544D7"/>
    <w:rsid w:val="00C54515"/>
    <w:rsid w:val="00C54517"/>
    <w:rsid w:val="00C54564"/>
    <w:rsid w:val="00C54AD0"/>
    <w:rsid w:val="00C54C7F"/>
    <w:rsid w:val="00C54CAB"/>
    <w:rsid w:val="00C54D07"/>
    <w:rsid w:val="00C54E73"/>
    <w:rsid w:val="00C5501B"/>
    <w:rsid w:val="00C5528D"/>
    <w:rsid w:val="00C552B6"/>
    <w:rsid w:val="00C552BB"/>
    <w:rsid w:val="00C55419"/>
    <w:rsid w:val="00C55458"/>
    <w:rsid w:val="00C554FC"/>
    <w:rsid w:val="00C5554F"/>
    <w:rsid w:val="00C555B7"/>
    <w:rsid w:val="00C555C4"/>
    <w:rsid w:val="00C55692"/>
    <w:rsid w:val="00C5575F"/>
    <w:rsid w:val="00C5580B"/>
    <w:rsid w:val="00C558B5"/>
    <w:rsid w:val="00C559C3"/>
    <w:rsid w:val="00C55B57"/>
    <w:rsid w:val="00C55DC2"/>
    <w:rsid w:val="00C55F1D"/>
    <w:rsid w:val="00C55F3F"/>
    <w:rsid w:val="00C55F5B"/>
    <w:rsid w:val="00C55FD5"/>
    <w:rsid w:val="00C561A9"/>
    <w:rsid w:val="00C5623E"/>
    <w:rsid w:val="00C56369"/>
    <w:rsid w:val="00C5647F"/>
    <w:rsid w:val="00C56A03"/>
    <w:rsid w:val="00C56B17"/>
    <w:rsid w:val="00C56BD3"/>
    <w:rsid w:val="00C56EA5"/>
    <w:rsid w:val="00C56EEF"/>
    <w:rsid w:val="00C57175"/>
    <w:rsid w:val="00C57185"/>
    <w:rsid w:val="00C57210"/>
    <w:rsid w:val="00C574F9"/>
    <w:rsid w:val="00C5751F"/>
    <w:rsid w:val="00C57718"/>
    <w:rsid w:val="00C5773F"/>
    <w:rsid w:val="00C5776C"/>
    <w:rsid w:val="00C57B08"/>
    <w:rsid w:val="00C57B9D"/>
    <w:rsid w:val="00C57E20"/>
    <w:rsid w:val="00C600FC"/>
    <w:rsid w:val="00C60110"/>
    <w:rsid w:val="00C60157"/>
    <w:rsid w:val="00C60168"/>
    <w:rsid w:val="00C601AE"/>
    <w:rsid w:val="00C60474"/>
    <w:rsid w:val="00C605C8"/>
    <w:rsid w:val="00C60736"/>
    <w:rsid w:val="00C608DC"/>
    <w:rsid w:val="00C60BDA"/>
    <w:rsid w:val="00C60CFE"/>
    <w:rsid w:val="00C60E98"/>
    <w:rsid w:val="00C60EB5"/>
    <w:rsid w:val="00C60ECA"/>
    <w:rsid w:val="00C60FB0"/>
    <w:rsid w:val="00C61101"/>
    <w:rsid w:val="00C61127"/>
    <w:rsid w:val="00C61160"/>
    <w:rsid w:val="00C614C7"/>
    <w:rsid w:val="00C6178C"/>
    <w:rsid w:val="00C6189A"/>
    <w:rsid w:val="00C61AD6"/>
    <w:rsid w:val="00C61D03"/>
    <w:rsid w:val="00C61E27"/>
    <w:rsid w:val="00C62198"/>
    <w:rsid w:val="00C62533"/>
    <w:rsid w:val="00C625AA"/>
    <w:rsid w:val="00C62601"/>
    <w:rsid w:val="00C627F2"/>
    <w:rsid w:val="00C6288E"/>
    <w:rsid w:val="00C62CCB"/>
    <w:rsid w:val="00C62D79"/>
    <w:rsid w:val="00C62E64"/>
    <w:rsid w:val="00C62F1C"/>
    <w:rsid w:val="00C62FDF"/>
    <w:rsid w:val="00C63209"/>
    <w:rsid w:val="00C632CE"/>
    <w:rsid w:val="00C633BE"/>
    <w:rsid w:val="00C63420"/>
    <w:rsid w:val="00C634FA"/>
    <w:rsid w:val="00C637A8"/>
    <w:rsid w:val="00C637B2"/>
    <w:rsid w:val="00C637CC"/>
    <w:rsid w:val="00C63C50"/>
    <w:rsid w:val="00C63C6B"/>
    <w:rsid w:val="00C63C84"/>
    <w:rsid w:val="00C63CBA"/>
    <w:rsid w:val="00C63DC3"/>
    <w:rsid w:val="00C63DDC"/>
    <w:rsid w:val="00C63ED5"/>
    <w:rsid w:val="00C63F54"/>
    <w:rsid w:val="00C63F73"/>
    <w:rsid w:val="00C63F8E"/>
    <w:rsid w:val="00C64126"/>
    <w:rsid w:val="00C6425B"/>
    <w:rsid w:val="00C643F5"/>
    <w:rsid w:val="00C64400"/>
    <w:rsid w:val="00C6449D"/>
    <w:rsid w:val="00C64578"/>
    <w:rsid w:val="00C645E1"/>
    <w:rsid w:val="00C6462E"/>
    <w:rsid w:val="00C64656"/>
    <w:rsid w:val="00C646CA"/>
    <w:rsid w:val="00C6474D"/>
    <w:rsid w:val="00C647EE"/>
    <w:rsid w:val="00C647F1"/>
    <w:rsid w:val="00C64835"/>
    <w:rsid w:val="00C6486B"/>
    <w:rsid w:val="00C648A3"/>
    <w:rsid w:val="00C64953"/>
    <w:rsid w:val="00C64B8D"/>
    <w:rsid w:val="00C64F4A"/>
    <w:rsid w:val="00C65039"/>
    <w:rsid w:val="00C65118"/>
    <w:rsid w:val="00C65224"/>
    <w:rsid w:val="00C6529B"/>
    <w:rsid w:val="00C65303"/>
    <w:rsid w:val="00C653DE"/>
    <w:rsid w:val="00C654C1"/>
    <w:rsid w:val="00C65526"/>
    <w:rsid w:val="00C65599"/>
    <w:rsid w:val="00C655D4"/>
    <w:rsid w:val="00C65675"/>
    <w:rsid w:val="00C65798"/>
    <w:rsid w:val="00C65B0C"/>
    <w:rsid w:val="00C65B19"/>
    <w:rsid w:val="00C65C08"/>
    <w:rsid w:val="00C65C34"/>
    <w:rsid w:val="00C65D90"/>
    <w:rsid w:val="00C65EE1"/>
    <w:rsid w:val="00C65FE0"/>
    <w:rsid w:val="00C66175"/>
    <w:rsid w:val="00C661CF"/>
    <w:rsid w:val="00C66207"/>
    <w:rsid w:val="00C6638C"/>
    <w:rsid w:val="00C66579"/>
    <w:rsid w:val="00C667B6"/>
    <w:rsid w:val="00C66824"/>
    <w:rsid w:val="00C668EE"/>
    <w:rsid w:val="00C6699D"/>
    <w:rsid w:val="00C66A30"/>
    <w:rsid w:val="00C66C59"/>
    <w:rsid w:val="00C66FBE"/>
    <w:rsid w:val="00C6707F"/>
    <w:rsid w:val="00C67208"/>
    <w:rsid w:val="00C67268"/>
    <w:rsid w:val="00C6732B"/>
    <w:rsid w:val="00C67551"/>
    <w:rsid w:val="00C677E3"/>
    <w:rsid w:val="00C67901"/>
    <w:rsid w:val="00C679A4"/>
    <w:rsid w:val="00C67BA0"/>
    <w:rsid w:val="00C67BE2"/>
    <w:rsid w:val="00C67DB5"/>
    <w:rsid w:val="00C67E18"/>
    <w:rsid w:val="00C67E43"/>
    <w:rsid w:val="00C67EBD"/>
    <w:rsid w:val="00C6812F"/>
    <w:rsid w:val="00C70226"/>
    <w:rsid w:val="00C70496"/>
    <w:rsid w:val="00C705AF"/>
    <w:rsid w:val="00C705E3"/>
    <w:rsid w:val="00C70651"/>
    <w:rsid w:val="00C70659"/>
    <w:rsid w:val="00C70719"/>
    <w:rsid w:val="00C7082F"/>
    <w:rsid w:val="00C70891"/>
    <w:rsid w:val="00C70961"/>
    <w:rsid w:val="00C70A06"/>
    <w:rsid w:val="00C70A8D"/>
    <w:rsid w:val="00C70B23"/>
    <w:rsid w:val="00C70C06"/>
    <w:rsid w:val="00C70C3C"/>
    <w:rsid w:val="00C70C62"/>
    <w:rsid w:val="00C70FFC"/>
    <w:rsid w:val="00C7109B"/>
    <w:rsid w:val="00C71234"/>
    <w:rsid w:val="00C71277"/>
    <w:rsid w:val="00C7137A"/>
    <w:rsid w:val="00C714C4"/>
    <w:rsid w:val="00C71531"/>
    <w:rsid w:val="00C71585"/>
    <w:rsid w:val="00C71715"/>
    <w:rsid w:val="00C7172B"/>
    <w:rsid w:val="00C717B2"/>
    <w:rsid w:val="00C717B6"/>
    <w:rsid w:val="00C718AA"/>
    <w:rsid w:val="00C7194C"/>
    <w:rsid w:val="00C71DFE"/>
    <w:rsid w:val="00C71E8B"/>
    <w:rsid w:val="00C71FEE"/>
    <w:rsid w:val="00C72018"/>
    <w:rsid w:val="00C72053"/>
    <w:rsid w:val="00C720D9"/>
    <w:rsid w:val="00C722C2"/>
    <w:rsid w:val="00C7231A"/>
    <w:rsid w:val="00C724A8"/>
    <w:rsid w:val="00C724AC"/>
    <w:rsid w:val="00C72508"/>
    <w:rsid w:val="00C7254A"/>
    <w:rsid w:val="00C72644"/>
    <w:rsid w:val="00C727FE"/>
    <w:rsid w:val="00C729CD"/>
    <w:rsid w:val="00C72A9A"/>
    <w:rsid w:val="00C72AD4"/>
    <w:rsid w:val="00C72B92"/>
    <w:rsid w:val="00C72D41"/>
    <w:rsid w:val="00C72DC9"/>
    <w:rsid w:val="00C72E86"/>
    <w:rsid w:val="00C72FFA"/>
    <w:rsid w:val="00C7301D"/>
    <w:rsid w:val="00C731D0"/>
    <w:rsid w:val="00C73297"/>
    <w:rsid w:val="00C7340C"/>
    <w:rsid w:val="00C73417"/>
    <w:rsid w:val="00C737E5"/>
    <w:rsid w:val="00C739B4"/>
    <w:rsid w:val="00C73F60"/>
    <w:rsid w:val="00C740B4"/>
    <w:rsid w:val="00C7436D"/>
    <w:rsid w:val="00C745C5"/>
    <w:rsid w:val="00C74656"/>
    <w:rsid w:val="00C74694"/>
    <w:rsid w:val="00C746C2"/>
    <w:rsid w:val="00C74929"/>
    <w:rsid w:val="00C749EA"/>
    <w:rsid w:val="00C74A53"/>
    <w:rsid w:val="00C74B1C"/>
    <w:rsid w:val="00C74B3D"/>
    <w:rsid w:val="00C74B69"/>
    <w:rsid w:val="00C74E2D"/>
    <w:rsid w:val="00C74FD5"/>
    <w:rsid w:val="00C75003"/>
    <w:rsid w:val="00C753DD"/>
    <w:rsid w:val="00C7559E"/>
    <w:rsid w:val="00C7567F"/>
    <w:rsid w:val="00C757A1"/>
    <w:rsid w:val="00C75A00"/>
    <w:rsid w:val="00C75A86"/>
    <w:rsid w:val="00C75BF6"/>
    <w:rsid w:val="00C75C96"/>
    <w:rsid w:val="00C75CCD"/>
    <w:rsid w:val="00C75D35"/>
    <w:rsid w:val="00C76058"/>
    <w:rsid w:val="00C7611D"/>
    <w:rsid w:val="00C762CC"/>
    <w:rsid w:val="00C76331"/>
    <w:rsid w:val="00C76481"/>
    <w:rsid w:val="00C76603"/>
    <w:rsid w:val="00C76695"/>
    <w:rsid w:val="00C766DE"/>
    <w:rsid w:val="00C7687F"/>
    <w:rsid w:val="00C76909"/>
    <w:rsid w:val="00C76B4D"/>
    <w:rsid w:val="00C76D21"/>
    <w:rsid w:val="00C76D65"/>
    <w:rsid w:val="00C76E24"/>
    <w:rsid w:val="00C76EB4"/>
    <w:rsid w:val="00C76EBE"/>
    <w:rsid w:val="00C76F60"/>
    <w:rsid w:val="00C76F91"/>
    <w:rsid w:val="00C77044"/>
    <w:rsid w:val="00C773C8"/>
    <w:rsid w:val="00C773E7"/>
    <w:rsid w:val="00C77409"/>
    <w:rsid w:val="00C774E8"/>
    <w:rsid w:val="00C77516"/>
    <w:rsid w:val="00C7770C"/>
    <w:rsid w:val="00C77834"/>
    <w:rsid w:val="00C7788F"/>
    <w:rsid w:val="00C77890"/>
    <w:rsid w:val="00C778DC"/>
    <w:rsid w:val="00C7795A"/>
    <w:rsid w:val="00C77C5E"/>
    <w:rsid w:val="00C77D48"/>
    <w:rsid w:val="00C77DCB"/>
    <w:rsid w:val="00C77DDE"/>
    <w:rsid w:val="00C77E7F"/>
    <w:rsid w:val="00C802C2"/>
    <w:rsid w:val="00C8043B"/>
    <w:rsid w:val="00C80455"/>
    <w:rsid w:val="00C80456"/>
    <w:rsid w:val="00C80580"/>
    <w:rsid w:val="00C80655"/>
    <w:rsid w:val="00C8068E"/>
    <w:rsid w:val="00C80889"/>
    <w:rsid w:val="00C808C1"/>
    <w:rsid w:val="00C808D4"/>
    <w:rsid w:val="00C809B0"/>
    <w:rsid w:val="00C809F0"/>
    <w:rsid w:val="00C80AA7"/>
    <w:rsid w:val="00C80BC0"/>
    <w:rsid w:val="00C80C43"/>
    <w:rsid w:val="00C81085"/>
    <w:rsid w:val="00C810CC"/>
    <w:rsid w:val="00C810DC"/>
    <w:rsid w:val="00C812BA"/>
    <w:rsid w:val="00C812EF"/>
    <w:rsid w:val="00C81384"/>
    <w:rsid w:val="00C81538"/>
    <w:rsid w:val="00C8162A"/>
    <w:rsid w:val="00C8171B"/>
    <w:rsid w:val="00C8178A"/>
    <w:rsid w:val="00C8185C"/>
    <w:rsid w:val="00C81A4C"/>
    <w:rsid w:val="00C81A92"/>
    <w:rsid w:val="00C81AD2"/>
    <w:rsid w:val="00C81B82"/>
    <w:rsid w:val="00C81CC0"/>
    <w:rsid w:val="00C81CDB"/>
    <w:rsid w:val="00C81DA1"/>
    <w:rsid w:val="00C81EA3"/>
    <w:rsid w:val="00C81F38"/>
    <w:rsid w:val="00C81FE1"/>
    <w:rsid w:val="00C820FD"/>
    <w:rsid w:val="00C8243C"/>
    <w:rsid w:val="00C824DF"/>
    <w:rsid w:val="00C826F3"/>
    <w:rsid w:val="00C82700"/>
    <w:rsid w:val="00C82707"/>
    <w:rsid w:val="00C82BB5"/>
    <w:rsid w:val="00C82F69"/>
    <w:rsid w:val="00C82FF9"/>
    <w:rsid w:val="00C83168"/>
    <w:rsid w:val="00C831ED"/>
    <w:rsid w:val="00C83333"/>
    <w:rsid w:val="00C833B2"/>
    <w:rsid w:val="00C833E4"/>
    <w:rsid w:val="00C83447"/>
    <w:rsid w:val="00C8365F"/>
    <w:rsid w:val="00C838FF"/>
    <w:rsid w:val="00C8392E"/>
    <w:rsid w:val="00C8393C"/>
    <w:rsid w:val="00C83A1F"/>
    <w:rsid w:val="00C83A21"/>
    <w:rsid w:val="00C83B4D"/>
    <w:rsid w:val="00C83C0D"/>
    <w:rsid w:val="00C83C1A"/>
    <w:rsid w:val="00C83CA0"/>
    <w:rsid w:val="00C840CC"/>
    <w:rsid w:val="00C842A9"/>
    <w:rsid w:val="00C845D4"/>
    <w:rsid w:val="00C84796"/>
    <w:rsid w:val="00C84829"/>
    <w:rsid w:val="00C84891"/>
    <w:rsid w:val="00C8489E"/>
    <w:rsid w:val="00C84959"/>
    <w:rsid w:val="00C849BF"/>
    <w:rsid w:val="00C84AB0"/>
    <w:rsid w:val="00C84E57"/>
    <w:rsid w:val="00C84EA7"/>
    <w:rsid w:val="00C84F1F"/>
    <w:rsid w:val="00C84FAD"/>
    <w:rsid w:val="00C851D9"/>
    <w:rsid w:val="00C85299"/>
    <w:rsid w:val="00C852BA"/>
    <w:rsid w:val="00C85353"/>
    <w:rsid w:val="00C85358"/>
    <w:rsid w:val="00C853F1"/>
    <w:rsid w:val="00C85450"/>
    <w:rsid w:val="00C854E1"/>
    <w:rsid w:val="00C856F9"/>
    <w:rsid w:val="00C858A2"/>
    <w:rsid w:val="00C858FD"/>
    <w:rsid w:val="00C85A86"/>
    <w:rsid w:val="00C85B30"/>
    <w:rsid w:val="00C85BA0"/>
    <w:rsid w:val="00C85BC3"/>
    <w:rsid w:val="00C85D67"/>
    <w:rsid w:val="00C85E3B"/>
    <w:rsid w:val="00C85F35"/>
    <w:rsid w:val="00C86025"/>
    <w:rsid w:val="00C860F4"/>
    <w:rsid w:val="00C86214"/>
    <w:rsid w:val="00C864A5"/>
    <w:rsid w:val="00C864B4"/>
    <w:rsid w:val="00C86589"/>
    <w:rsid w:val="00C86663"/>
    <w:rsid w:val="00C86726"/>
    <w:rsid w:val="00C86781"/>
    <w:rsid w:val="00C86B29"/>
    <w:rsid w:val="00C86B77"/>
    <w:rsid w:val="00C86BC1"/>
    <w:rsid w:val="00C86C27"/>
    <w:rsid w:val="00C86DC4"/>
    <w:rsid w:val="00C86E1C"/>
    <w:rsid w:val="00C8727C"/>
    <w:rsid w:val="00C87387"/>
    <w:rsid w:val="00C874C5"/>
    <w:rsid w:val="00C874DF"/>
    <w:rsid w:val="00C87586"/>
    <w:rsid w:val="00C875F4"/>
    <w:rsid w:val="00C8762F"/>
    <w:rsid w:val="00C879D7"/>
    <w:rsid w:val="00C87A8A"/>
    <w:rsid w:val="00C87B92"/>
    <w:rsid w:val="00C87D3A"/>
    <w:rsid w:val="00C9015C"/>
    <w:rsid w:val="00C901C0"/>
    <w:rsid w:val="00C901C7"/>
    <w:rsid w:val="00C902A5"/>
    <w:rsid w:val="00C9037F"/>
    <w:rsid w:val="00C9040C"/>
    <w:rsid w:val="00C90415"/>
    <w:rsid w:val="00C90471"/>
    <w:rsid w:val="00C90576"/>
    <w:rsid w:val="00C90785"/>
    <w:rsid w:val="00C90847"/>
    <w:rsid w:val="00C90999"/>
    <w:rsid w:val="00C909A8"/>
    <w:rsid w:val="00C90A58"/>
    <w:rsid w:val="00C90B2C"/>
    <w:rsid w:val="00C90B6E"/>
    <w:rsid w:val="00C90B9B"/>
    <w:rsid w:val="00C90F24"/>
    <w:rsid w:val="00C91072"/>
    <w:rsid w:val="00C912E7"/>
    <w:rsid w:val="00C9174C"/>
    <w:rsid w:val="00C917D6"/>
    <w:rsid w:val="00C91915"/>
    <w:rsid w:val="00C91963"/>
    <w:rsid w:val="00C91B33"/>
    <w:rsid w:val="00C91B9B"/>
    <w:rsid w:val="00C91CA0"/>
    <w:rsid w:val="00C91CA5"/>
    <w:rsid w:val="00C91D0E"/>
    <w:rsid w:val="00C91D2C"/>
    <w:rsid w:val="00C923F5"/>
    <w:rsid w:val="00C9240C"/>
    <w:rsid w:val="00C9270B"/>
    <w:rsid w:val="00C9276C"/>
    <w:rsid w:val="00C92962"/>
    <w:rsid w:val="00C92988"/>
    <w:rsid w:val="00C92A34"/>
    <w:rsid w:val="00C92B9E"/>
    <w:rsid w:val="00C92BD2"/>
    <w:rsid w:val="00C92CCB"/>
    <w:rsid w:val="00C92D04"/>
    <w:rsid w:val="00C93045"/>
    <w:rsid w:val="00C93253"/>
    <w:rsid w:val="00C9330B"/>
    <w:rsid w:val="00C93405"/>
    <w:rsid w:val="00C934F0"/>
    <w:rsid w:val="00C93514"/>
    <w:rsid w:val="00C93516"/>
    <w:rsid w:val="00C93866"/>
    <w:rsid w:val="00C93941"/>
    <w:rsid w:val="00C93B31"/>
    <w:rsid w:val="00C93B68"/>
    <w:rsid w:val="00C93C76"/>
    <w:rsid w:val="00C93D20"/>
    <w:rsid w:val="00C93E00"/>
    <w:rsid w:val="00C93ECB"/>
    <w:rsid w:val="00C93EE1"/>
    <w:rsid w:val="00C94068"/>
    <w:rsid w:val="00C940EC"/>
    <w:rsid w:val="00C9410F"/>
    <w:rsid w:val="00C941ED"/>
    <w:rsid w:val="00C94200"/>
    <w:rsid w:val="00C94297"/>
    <w:rsid w:val="00C94653"/>
    <w:rsid w:val="00C946C3"/>
    <w:rsid w:val="00C948C8"/>
    <w:rsid w:val="00C94B99"/>
    <w:rsid w:val="00C94BB0"/>
    <w:rsid w:val="00C94CB8"/>
    <w:rsid w:val="00C94CD9"/>
    <w:rsid w:val="00C94E1F"/>
    <w:rsid w:val="00C94FD5"/>
    <w:rsid w:val="00C95057"/>
    <w:rsid w:val="00C950FA"/>
    <w:rsid w:val="00C95236"/>
    <w:rsid w:val="00C953A7"/>
    <w:rsid w:val="00C954AE"/>
    <w:rsid w:val="00C9559A"/>
    <w:rsid w:val="00C955BA"/>
    <w:rsid w:val="00C95657"/>
    <w:rsid w:val="00C9589C"/>
    <w:rsid w:val="00C95989"/>
    <w:rsid w:val="00C95A89"/>
    <w:rsid w:val="00C95AA9"/>
    <w:rsid w:val="00C95BC5"/>
    <w:rsid w:val="00C95C28"/>
    <w:rsid w:val="00C95F63"/>
    <w:rsid w:val="00C95FC9"/>
    <w:rsid w:val="00C95FE0"/>
    <w:rsid w:val="00C96044"/>
    <w:rsid w:val="00C9604A"/>
    <w:rsid w:val="00C963B1"/>
    <w:rsid w:val="00C96452"/>
    <w:rsid w:val="00C965D7"/>
    <w:rsid w:val="00C96610"/>
    <w:rsid w:val="00C9673B"/>
    <w:rsid w:val="00C96895"/>
    <w:rsid w:val="00C96B41"/>
    <w:rsid w:val="00C96E02"/>
    <w:rsid w:val="00C96E3B"/>
    <w:rsid w:val="00C96FF4"/>
    <w:rsid w:val="00C970B2"/>
    <w:rsid w:val="00C9716E"/>
    <w:rsid w:val="00C97203"/>
    <w:rsid w:val="00C972C1"/>
    <w:rsid w:val="00C973E8"/>
    <w:rsid w:val="00C9746C"/>
    <w:rsid w:val="00C97706"/>
    <w:rsid w:val="00C9772D"/>
    <w:rsid w:val="00C97749"/>
    <w:rsid w:val="00C97873"/>
    <w:rsid w:val="00C97A2C"/>
    <w:rsid w:val="00C97E69"/>
    <w:rsid w:val="00C97F02"/>
    <w:rsid w:val="00C97F17"/>
    <w:rsid w:val="00CA0004"/>
    <w:rsid w:val="00CA0009"/>
    <w:rsid w:val="00CA00CB"/>
    <w:rsid w:val="00CA0114"/>
    <w:rsid w:val="00CA0191"/>
    <w:rsid w:val="00CA04C8"/>
    <w:rsid w:val="00CA056C"/>
    <w:rsid w:val="00CA0581"/>
    <w:rsid w:val="00CA05F4"/>
    <w:rsid w:val="00CA0630"/>
    <w:rsid w:val="00CA068E"/>
    <w:rsid w:val="00CA08F7"/>
    <w:rsid w:val="00CA0969"/>
    <w:rsid w:val="00CA0995"/>
    <w:rsid w:val="00CA0B55"/>
    <w:rsid w:val="00CA0DD4"/>
    <w:rsid w:val="00CA0ED8"/>
    <w:rsid w:val="00CA0F74"/>
    <w:rsid w:val="00CA106A"/>
    <w:rsid w:val="00CA146F"/>
    <w:rsid w:val="00CA1472"/>
    <w:rsid w:val="00CA154D"/>
    <w:rsid w:val="00CA165E"/>
    <w:rsid w:val="00CA1788"/>
    <w:rsid w:val="00CA186C"/>
    <w:rsid w:val="00CA1892"/>
    <w:rsid w:val="00CA191D"/>
    <w:rsid w:val="00CA1A0B"/>
    <w:rsid w:val="00CA1A11"/>
    <w:rsid w:val="00CA1A3A"/>
    <w:rsid w:val="00CA1AD3"/>
    <w:rsid w:val="00CA1D1A"/>
    <w:rsid w:val="00CA20F5"/>
    <w:rsid w:val="00CA226E"/>
    <w:rsid w:val="00CA22B9"/>
    <w:rsid w:val="00CA2913"/>
    <w:rsid w:val="00CA2921"/>
    <w:rsid w:val="00CA29FC"/>
    <w:rsid w:val="00CA2E0D"/>
    <w:rsid w:val="00CA2F64"/>
    <w:rsid w:val="00CA2FC4"/>
    <w:rsid w:val="00CA30D2"/>
    <w:rsid w:val="00CA314E"/>
    <w:rsid w:val="00CA32A6"/>
    <w:rsid w:val="00CA3383"/>
    <w:rsid w:val="00CA342D"/>
    <w:rsid w:val="00CA34D2"/>
    <w:rsid w:val="00CA354B"/>
    <w:rsid w:val="00CA358A"/>
    <w:rsid w:val="00CA3608"/>
    <w:rsid w:val="00CA36D1"/>
    <w:rsid w:val="00CA3705"/>
    <w:rsid w:val="00CA39B2"/>
    <w:rsid w:val="00CA3AB7"/>
    <w:rsid w:val="00CA3B31"/>
    <w:rsid w:val="00CA3ECB"/>
    <w:rsid w:val="00CA409E"/>
    <w:rsid w:val="00CA416E"/>
    <w:rsid w:val="00CA41C2"/>
    <w:rsid w:val="00CA42EF"/>
    <w:rsid w:val="00CA438E"/>
    <w:rsid w:val="00CA4405"/>
    <w:rsid w:val="00CA4488"/>
    <w:rsid w:val="00CA44B5"/>
    <w:rsid w:val="00CA4732"/>
    <w:rsid w:val="00CA4788"/>
    <w:rsid w:val="00CA4A95"/>
    <w:rsid w:val="00CA4B1E"/>
    <w:rsid w:val="00CA4CEF"/>
    <w:rsid w:val="00CA4D04"/>
    <w:rsid w:val="00CA5155"/>
    <w:rsid w:val="00CA51FB"/>
    <w:rsid w:val="00CA5225"/>
    <w:rsid w:val="00CA5279"/>
    <w:rsid w:val="00CA52D4"/>
    <w:rsid w:val="00CA5305"/>
    <w:rsid w:val="00CA5484"/>
    <w:rsid w:val="00CA5533"/>
    <w:rsid w:val="00CA557E"/>
    <w:rsid w:val="00CA56BE"/>
    <w:rsid w:val="00CA58A8"/>
    <w:rsid w:val="00CA5ACA"/>
    <w:rsid w:val="00CA5B94"/>
    <w:rsid w:val="00CA5E1A"/>
    <w:rsid w:val="00CA5F37"/>
    <w:rsid w:val="00CA63B0"/>
    <w:rsid w:val="00CA6758"/>
    <w:rsid w:val="00CA6931"/>
    <w:rsid w:val="00CA6B25"/>
    <w:rsid w:val="00CA73E8"/>
    <w:rsid w:val="00CA74B5"/>
    <w:rsid w:val="00CA76CD"/>
    <w:rsid w:val="00CA76E3"/>
    <w:rsid w:val="00CA7729"/>
    <w:rsid w:val="00CA78FC"/>
    <w:rsid w:val="00CA7A24"/>
    <w:rsid w:val="00CA7A61"/>
    <w:rsid w:val="00CA7AB8"/>
    <w:rsid w:val="00CA7BAA"/>
    <w:rsid w:val="00CA7C04"/>
    <w:rsid w:val="00CA7C8C"/>
    <w:rsid w:val="00CA7C9B"/>
    <w:rsid w:val="00CA7EBF"/>
    <w:rsid w:val="00CA7EFD"/>
    <w:rsid w:val="00CA7F1C"/>
    <w:rsid w:val="00CB0104"/>
    <w:rsid w:val="00CB03BC"/>
    <w:rsid w:val="00CB03ED"/>
    <w:rsid w:val="00CB0565"/>
    <w:rsid w:val="00CB0573"/>
    <w:rsid w:val="00CB0635"/>
    <w:rsid w:val="00CB0656"/>
    <w:rsid w:val="00CB065B"/>
    <w:rsid w:val="00CB08A2"/>
    <w:rsid w:val="00CB0964"/>
    <w:rsid w:val="00CB0980"/>
    <w:rsid w:val="00CB0ABC"/>
    <w:rsid w:val="00CB0BAF"/>
    <w:rsid w:val="00CB0CCD"/>
    <w:rsid w:val="00CB0EB2"/>
    <w:rsid w:val="00CB10B7"/>
    <w:rsid w:val="00CB1550"/>
    <w:rsid w:val="00CB1773"/>
    <w:rsid w:val="00CB187C"/>
    <w:rsid w:val="00CB1913"/>
    <w:rsid w:val="00CB19E6"/>
    <w:rsid w:val="00CB1A25"/>
    <w:rsid w:val="00CB1AFF"/>
    <w:rsid w:val="00CB1EC3"/>
    <w:rsid w:val="00CB1F1B"/>
    <w:rsid w:val="00CB1F69"/>
    <w:rsid w:val="00CB224B"/>
    <w:rsid w:val="00CB239D"/>
    <w:rsid w:val="00CB24B3"/>
    <w:rsid w:val="00CB24F3"/>
    <w:rsid w:val="00CB25BA"/>
    <w:rsid w:val="00CB283E"/>
    <w:rsid w:val="00CB29FD"/>
    <w:rsid w:val="00CB2D0B"/>
    <w:rsid w:val="00CB2F3C"/>
    <w:rsid w:val="00CB2F69"/>
    <w:rsid w:val="00CB33F6"/>
    <w:rsid w:val="00CB34FB"/>
    <w:rsid w:val="00CB36DD"/>
    <w:rsid w:val="00CB3796"/>
    <w:rsid w:val="00CB3864"/>
    <w:rsid w:val="00CB39EE"/>
    <w:rsid w:val="00CB3ACC"/>
    <w:rsid w:val="00CB3CF2"/>
    <w:rsid w:val="00CB3CFC"/>
    <w:rsid w:val="00CB3D69"/>
    <w:rsid w:val="00CB3ECA"/>
    <w:rsid w:val="00CB3FE2"/>
    <w:rsid w:val="00CB4212"/>
    <w:rsid w:val="00CB42CD"/>
    <w:rsid w:val="00CB42D1"/>
    <w:rsid w:val="00CB42EB"/>
    <w:rsid w:val="00CB4300"/>
    <w:rsid w:val="00CB43C5"/>
    <w:rsid w:val="00CB4412"/>
    <w:rsid w:val="00CB442A"/>
    <w:rsid w:val="00CB458F"/>
    <w:rsid w:val="00CB464E"/>
    <w:rsid w:val="00CB4838"/>
    <w:rsid w:val="00CB48EC"/>
    <w:rsid w:val="00CB4949"/>
    <w:rsid w:val="00CB4C30"/>
    <w:rsid w:val="00CB4CF7"/>
    <w:rsid w:val="00CB4F49"/>
    <w:rsid w:val="00CB4F8A"/>
    <w:rsid w:val="00CB5116"/>
    <w:rsid w:val="00CB525C"/>
    <w:rsid w:val="00CB5529"/>
    <w:rsid w:val="00CB564C"/>
    <w:rsid w:val="00CB5651"/>
    <w:rsid w:val="00CB5664"/>
    <w:rsid w:val="00CB56E2"/>
    <w:rsid w:val="00CB5909"/>
    <w:rsid w:val="00CB5B68"/>
    <w:rsid w:val="00CB5C19"/>
    <w:rsid w:val="00CB5C71"/>
    <w:rsid w:val="00CB5CAE"/>
    <w:rsid w:val="00CB5F9D"/>
    <w:rsid w:val="00CB6172"/>
    <w:rsid w:val="00CB619A"/>
    <w:rsid w:val="00CB62F3"/>
    <w:rsid w:val="00CB656C"/>
    <w:rsid w:val="00CB65F6"/>
    <w:rsid w:val="00CB686F"/>
    <w:rsid w:val="00CB689A"/>
    <w:rsid w:val="00CB692F"/>
    <w:rsid w:val="00CB6954"/>
    <w:rsid w:val="00CB6A14"/>
    <w:rsid w:val="00CB6AF4"/>
    <w:rsid w:val="00CB6B02"/>
    <w:rsid w:val="00CB6E05"/>
    <w:rsid w:val="00CB6ECF"/>
    <w:rsid w:val="00CB7028"/>
    <w:rsid w:val="00CB7124"/>
    <w:rsid w:val="00CB746E"/>
    <w:rsid w:val="00CB7567"/>
    <w:rsid w:val="00CB7679"/>
    <w:rsid w:val="00CB76A9"/>
    <w:rsid w:val="00CB76AE"/>
    <w:rsid w:val="00CB7775"/>
    <w:rsid w:val="00CB7810"/>
    <w:rsid w:val="00CB7A38"/>
    <w:rsid w:val="00CB7B39"/>
    <w:rsid w:val="00CB7B94"/>
    <w:rsid w:val="00CB7F52"/>
    <w:rsid w:val="00CC0114"/>
    <w:rsid w:val="00CC01A5"/>
    <w:rsid w:val="00CC022E"/>
    <w:rsid w:val="00CC04E3"/>
    <w:rsid w:val="00CC05BB"/>
    <w:rsid w:val="00CC064A"/>
    <w:rsid w:val="00CC08A0"/>
    <w:rsid w:val="00CC0A27"/>
    <w:rsid w:val="00CC0B72"/>
    <w:rsid w:val="00CC0BA7"/>
    <w:rsid w:val="00CC0C08"/>
    <w:rsid w:val="00CC0C67"/>
    <w:rsid w:val="00CC0C87"/>
    <w:rsid w:val="00CC0CA7"/>
    <w:rsid w:val="00CC0CB4"/>
    <w:rsid w:val="00CC0D52"/>
    <w:rsid w:val="00CC0DE7"/>
    <w:rsid w:val="00CC1009"/>
    <w:rsid w:val="00CC10D9"/>
    <w:rsid w:val="00CC13E8"/>
    <w:rsid w:val="00CC13EC"/>
    <w:rsid w:val="00CC143C"/>
    <w:rsid w:val="00CC14CA"/>
    <w:rsid w:val="00CC159B"/>
    <w:rsid w:val="00CC17BE"/>
    <w:rsid w:val="00CC17CC"/>
    <w:rsid w:val="00CC199F"/>
    <w:rsid w:val="00CC19C9"/>
    <w:rsid w:val="00CC19D5"/>
    <w:rsid w:val="00CC1A0A"/>
    <w:rsid w:val="00CC1B65"/>
    <w:rsid w:val="00CC1D43"/>
    <w:rsid w:val="00CC1D66"/>
    <w:rsid w:val="00CC1E00"/>
    <w:rsid w:val="00CC1E72"/>
    <w:rsid w:val="00CC1E76"/>
    <w:rsid w:val="00CC1EC5"/>
    <w:rsid w:val="00CC2050"/>
    <w:rsid w:val="00CC2309"/>
    <w:rsid w:val="00CC2423"/>
    <w:rsid w:val="00CC2427"/>
    <w:rsid w:val="00CC2482"/>
    <w:rsid w:val="00CC26F8"/>
    <w:rsid w:val="00CC29CB"/>
    <w:rsid w:val="00CC2A67"/>
    <w:rsid w:val="00CC2A6C"/>
    <w:rsid w:val="00CC2C94"/>
    <w:rsid w:val="00CC2D0E"/>
    <w:rsid w:val="00CC2DBC"/>
    <w:rsid w:val="00CC2DBF"/>
    <w:rsid w:val="00CC2EC2"/>
    <w:rsid w:val="00CC3264"/>
    <w:rsid w:val="00CC32B4"/>
    <w:rsid w:val="00CC32E4"/>
    <w:rsid w:val="00CC3316"/>
    <w:rsid w:val="00CC33F7"/>
    <w:rsid w:val="00CC350E"/>
    <w:rsid w:val="00CC3592"/>
    <w:rsid w:val="00CC3648"/>
    <w:rsid w:val="00CC364C"/>
    <w:rsid w:val="00CC3739"/>
    <w:rsid w:val="00CC3803"/>
    <w:rsid w:val="00CC3815"/>
    <w:rsid w:val="00CC38C5"/>
    <w:rsid w:val="00CC3959"/>
    <w:rsid w:val="00CC3A87"/>
    <w:rsid w:val="00CC3B75"/>
    <w:rsid w:val="00CC3BCE"/>
    <w:rsid w:val="00CC3C06"/>
    <w:rsid w:val="00CC3F46"/>
    <w:rsid w:val="00CC40B0"/>
    <w:rsid w:val="00CC41B2"/>
    <w:rsid w:val="00CC4210"/>
    <w:rsid w:val="00CC4277"/>
    <w:rsid w:val="00CC43CD"/>
    <w:rsid w:val="00CC457D"/>
    <w:rsid w:val="00CC461C"/>
    <w:rsid w:val="00CC461E"/>
    <w:rsid w:val="00CC470E"/>
    <w:rsid w:val="00CC4ACC"/>
    <w:rsid w:val="00CC4B38"/>
    <w:rsid w:val="00CC4C3F"/>
    <w:rsid w:val="00CC4D7D"/>
    <w:rsid w:val="00CC4DC6"/>
    <w:rsid w:val="00CC4EE2"/>
    <w:rsid w:val="00CC4F46"/>
    <w:rsid w:val="00CC4F55"/>
    <w:rsid w:val="00CC50C4"/>
    <w:rsid w:val="00CC517D"/>
    <w:rsid w:val="00CC51FD"/>
    <w:rsid w:val="00CC52FB"/>
    <w:rsid w:val="00CC5955"/>
    <w:rsid w:val="00CC5A77"/>
    <w:rsid w:val="00CC5A9F"/>
    <w:rsid w:val="00CC5B9F"/>
    <w:rsid w:val="00CC5FD1"/>
    <w:rsid w:val="00CC6000"/>
    <w:rsid w:val="00CC6182"/>
    <w:rsid w:val="00CC6230"/>
    <w:rsid w:val="00CC6253"/>
    <w:rsid w:val="00CC6343"/>
    <w:rsid w:val="00CC6398"/>
    <w:rsid w:val="00CC647A"/>
    <w:rsid w:val="00CC653E"/>
    <w:rsid w:val="00CC65C8"/>
    <w:rsid w:val="00CC672A"/>
    <w:rsid w:val="00CC6807"/>
    <w:rsid w:val="00CC6B09"/>
    <w:rsid w:val="00CC6F4A"/>
    <w:rsid w:val="00CC6F87"/>
    <w:rsid w:val="00CC713B"/>
    <w:rsid w:val="00CC7196"/>
    <w:rsid w:val="00CC743C"/>
    <w:rsid w:val="00CC74D2"/>
    <w:rsid w:val="00CC756B"/>
    <w:rsid w:val="00CC769A"/>
    <w:rsid w:val="00CC782C"/>
    <w:rsid w:val="00CC7830"/>
    <w:rsid w:val="00CC786C"/>
    <w:rsid w:val="00CC79C7"/>
    <w:rsid w:val="00CC7A30"/>
    <w:rsid w:val="00CC7CFB"/>
    <w:rsid w:val="00CC7D25"/>
    <w:rsid w:val="00CC7E2E"/>
    <w:rsid w:val="00CC7F3B"/>
    <w:rsid w:val="00CD006C"/>
    <w:rsid w:val="00CD0114"/>
    <w:rsid w:val="00CD0405"/>
    <w:rsid w:val="00CD06BD"/>
    <w:rsid w:val="00CD0789"/>
    <w:rsid w:val="00CD0B74"/>
    <w:rsid w:val="00CD0FA5"/>
    <w:rsid w:val="00CD1265"/>
    <w:rsid w:val="00CD12CD"/>
    <w:rsid w:val="00CD12D0"/>
    <w:rsid w:val="00CD1317"/>
    <w:rsid w:val="00CD13F5"/>
    <w:rsid w:val="00CD1574"/>
    <w:rsid w:val="00CD15A9"/>
    <w:rsid w:val="00CD16AD"/>
    <w:rsid w:val="00CD1865"/>
    <w:rsid w:val="00CD18E8"/>
    <w:rsid w:val="00CD1BA1"/>
    <w:rsid w:val="00CD1D57"/>
    <w:rsid w:val="00CD1DEC"/>
    <w:rsid w:val="00CD1E21"/>
    <w:rsid w:val="00CD1EAE"/>
    <w:rsid w:val="00CD1EE9"/>
    <w:rsid w:val="00CD1F1E"/>
    <w:rsid w:val="00CD1F51"/>
    <w:rsid w:val="00CD2035"/>
    <w:rsid w:val="00CD2194"/>
    <w:rsid w:val="00CD2335"/>
    <w:rsid w:val="00CD2556"/>
    <w:rsid w:val="00CD2566"/>
    <w:rsid w:val="00CD2832"/>
    <w:rsid w:val="00CD2925"/>
    <w:rsid w:val="00CD2BA1"/>
    <w:rsid w:val="00CD2BE2"/>
    <w:rsid w:val="00CD2CB1"/>
    <w:rsid w:val="00CD2D5D"/>
    <w:rsid w:val="00CD30D4"/>
    <w:rsid w:val="00CD31DA"/>
    <w:rsid w:val="00CD3294"/>
    <w:rsid w:val="00CD3332"/>
    <w:rsid w:val="00CD3419"/>
    <w:rsid w:val="00CD3576"/>
    <w:rsid w:val="00CD3658"/>
    <w:rsid w:val="00CD367E"/>
    <w:rsid w:val="00CD3844"/>
    <w:rsid w:val="00CD3A3A"/>
    <w:rsid w:val="00CD3ABE"/>
    <w:rsid w:val="00CD3B1B"/>
    <w:rsid w:val="00CD3B7C"/>
    <w:rsid w:val="00CD3D5B"/>
    <w:rsid w:val="00CD3D73"/>
    <w:rsid w:val="00CD3D87"/>
    <w:rsid w:val="00CD41A7"/>
    <w:rsid w:val="00CD44C4"/>
    <w:rsid w:val="00CD46C4"/>
    <w:rsid w:val="00CD485D"/>
    <w:rsid w:val="00CD4925"/>
    <w:rsid w:val="00CD492A"/>
    <w:rsid w:val="00CD4987"/>
    <w:rsid w:val="00CD49E8"/>
    <w:rsid w:val="00CD4AF6"/>
    <w:rsid w:val="00CD4B0E"/>
    <w:rsid w:val="00CD4CC3"/>
    <w:rsid w:val="00CD4DED"/>
    <w:rsid w:val="00CD4E08"/>
    <w:rsid w:val="00CD4EDE"/>
    <w:rsid w:val="00CD500D"/>
    <w:rsid w:val="00CD5164"/>
    <w:rsid w:val="00CD516C"/>
    <w:rsid w:val="00CD5241"/>
    <w:rsid w:val="00CD5358"/>
    <w:rsid w:val="00CD54E0"/>
    <w:rsid w:val="00CD54FF"/>
    <w:rsid w:val="00CD5640"/>
    <w:rsid w:val="00CD566E"/>
    <w:rsid w:val="00CD58A0"/>
    <w:rsid w:val="00CD58A3"/>
    <w:rsid w:val="00CD58A5"/>
    <w:rsid w:val="00CD5D9D"/>
    <w:rsid w:val="00CD5DBF"/>
    <w:rsid w:val="00CD5E89"/>
    <w:rsid w:val="00CD5EE3"/>
    <w:rsid w:val="00CD5FD6"/>
    <w:rsid w:val="00CD61AD"/>
    <w:rsid w:val="00CD64ED"/>
    <w:rsid w:val="00CD64FE"/>
    <w:rsid w:val="00CD6534"/>
    <w:rsid w:val="00CD65B4"/>
    <w:rsid w:val="00CD6678"/>
    <w:rsid w:val="00CD6750"/>
    <w:rsid w:val="00CD6762"/>
    <w:rsid w:val="00CD67B1"/>
    <w:rsid w:val="00CD68C3"/>
    <w:rsid w:val="00CD69C2"/>
    <w:rsid w:val="00CD6A1D"/>
    <w:rsid w:val="00CD6AFF"/>
    <w:rsid w:val="00CD6BEA"/>
    <w:rsid w:val="00CD6E86"/>
    <w:rsid w:val="00CD74DF"/>
    <w:rsid w:val="00CD772B"/>
    <w:rsid w:val="00CD78B4"/>
    <w:rsid w:val="00CD7D40"/>
    <w:rsid w:val="00CE018B"/>
    <w:rsid w:val="00CE0357"/>
    <w:rsid w:val="00CE0584"/>
    <w:rsid w:val="00CE0622"/>
    <w:rsid w:val="00CE076C"/>
    <w:rsid w:val="00CE0B11"/>
    <w:rsid w:val="00CE0B7E"/>
    <w:rsid w:val="00CE0EE4"/>
    <w:rsid w:val="00CE0EF4"/>
    <w:rsid w:val="00CE142B"/>
    <w:rsid w:val="00CE14D6"/>
    <w:rsid w:val="00CE15CA"/>
    <w:rsid w:val="00CE1680"/>
    <w:rsid w:val="00CE1682"/>
    <w:rsid w:val="00CE1712"/>
    <w:rsid w:val="00CE172E"/>
    <w:rsid w:val="00CE173B"/>
    <w:rsid w:val="00CE1764"/>
    <w:rsid w:val="00CE17C9"/>
    <w:rsid w:val="00CE18E5"/>
    <w:rsid w:val="00CE1A41"/>
    <w:rsid w:val="00CE1A56"/>
    <w:rsid w:val="00CE1A86"/>
    <w:rsid w:val="00CE1ADD"/>
    <w:rsid w:val="00CE1C75"/>
    <w:rsid w:val="00CE1DE1"/>
    <w:rsid w:val="00CE1EDB"/>
    <w:rsid w:val="00CE1F00"/>
    <w:rsid w:val="00CE1F64"/>
    <w:rsid w:val="00CE1F74"/>
    <w:rsid w:val="00CE1FAB"/>
    <w:rsid w:val="00CE218F"/>
    <w:rsid w:val="00CE2476"/>
    <w:rsid w:val="00CE2485"/>
    <w:rsid w:val="00CE24CA"/>
    <w:rsid w:val="00CE25FC"/>
    <w:rsid w:val="00CE262B"/>
    <w:rsid w:val="00CE287E"/>
    <w:rsid w:val="00CE2A94"/>
    <w:rsid w:val="00CE2E8C"/>
    <w:rsid w:val="00CE2F6E"/>
    <w:rsid w:val="00CE2F96"/>
    <w:rsid w:val="00CE2FDC"/>
    <w:rsid w:val="00CE302F"/>
    <w:rsid w:val="00CE31DB"/>
    <w:rsid w:val="00CE3399"/>
    <w:rsid w:val="00CE3437"/>
    <w:rsid w:val="00CE34D1"/>
    <w:rsid w:val="00CE3572"/>
    <w:rsid w:val="00CE35FD"/>
    <w:rsid w:val="00CE362C"/>
    <w:rsid w:val="00CE3678"/>
    <w:rsid w:val="00CE37CA"/>
    <w:rsid w:val="00CE383D"/>
    <w:rsid w:val="00CE3BCE"/>
    <w:rsid w:val="00CE3CA7"/>
    <w:rsid w:val="00CE3D7F"/>
    <w:rsid w:val="00CE3E13"/>
    <w:rsid w:val="00CE3EBF"/>
    <w:rsid w:val="00CE3F23"/>
    <w:rsid w:val="00CE4151"/>
    <w:rsid w:val="00CE439A"/>
    <w:rsid w:val="00CE4418"/>
    <w:rsid w:val="00CE4556"/>
    <w:rsid w:val="00CE464B"/>
    <w:rsid w:val="00CE4687"/>
    <w:rsid w:val="00CE48BF"/>
    <w:rsid w:val="00CE4BA2"/>
    <w:rsid w:val="00CE4C99"/>
    <w:rsid w:val="00CE4CAB"/>
    <w:rsid w:val="00CE4E46"/>
    <w:rsid w:val="00CE4FBC"/>
    <w:rsid w:val="00CE4FD0"/>
    <w:rsid w:val="00CE4FF8"/>
    <w:rsid w:val="00CE5042"/>
    <w:rsid w:val="00CE514B"/>
    <w:rsid w:val="00CE527F"/>
    <w:rsid w:val="00CE5433"/>
    <w:rsid w:val="00CE561C"/>
    <w:rsid w:val="00CE59CA"/>
    <w:rsid w:val="00CE5C42"/>
    <w:rsid w:val="00CE5C58"/>
    <w:rsid w:val="00CE5F28"/>
    <w:rsid w:val="00CE5F45"/>
    <w:rsid w:val="00CE6201"/>
    <w:rsid w:val="00CE629A"/>
    <w:rsid w:val="00CE62D3"/>
    <w:rsid w:val="00CE62E3"/>
    <w:rsid w:val="00CE62EF"/>
    <w:rsid w:val="00CE6599"/>
    <w:rsid w:val="00CE65A0"/>
    <w:rsid w:val="00CE6760"/>
    <w:rsid w:val="00CE6862"/>
    <w:rsid w:val="00CE6BFE"/>
    <w:rsid w:val="00CE6CE8"/>
    <w:rsid w:val="00CE6D74"/>
    <w:rsid w:val="00CE6E42"/>
    <w:rsid w:val="00CE6EAC"/>
    <w:rsid w:val="00CE7086"/>
    <w:rsid w:val="00CE7192"/>
    <w:rsid w:val="00CE734D"/>
    <w:rsid w:val="00CE73E6"/>
    <w:rsid w:val="00CE7413"/>
    <w:rsid w:val="00CE7506"/>
    <w:rsid w:val="00CE7560"/>
    <w:rsid w:val="00CE7618"/>
    <w:rsid w:val="00CE7703"/>
    <w:rsid w:val="00CE7732"/>
    <w:rsid w:val="00CE7858"/>
    <w:rsid w:val="00CE78D7"/>
    <w:rsid w:val="00CE7A1C"/>
    <w:rsid w:val="00CE7BC7"/>
    <w:rsid w:val="00CE7BD5"/>
    <w:rsid w:val="00CE7C58"/>
    <w:rsid w:val="00CE7E76"/>
    <w:rsid w:val="00CE7EBC"/>
    <w:rsid w:val="00CE7F80"/>
    <w:rsid w:val="00CF0186"/>
    <w:rsid w:val="00CF0676"/>
    <w:rsid w:val="00CF078C"/>
    <w:rsid w:val="00CF07D6"/>
    <w:rsid w:val="00CF0A34"/>
    <w:rsid w:val="00CF0C27"/>
    <w:rsid w:val="00CF0CB8"/>
    <w:rsid w:val="00CF0CD7"/>
    <w:rsid w:val="00CF0D22"/>
    <w:rsid w:val="00CF0E34"/>
    <w:rsid w:val="00CF0EE4"/>
    <w:rsid w:val="00CF103E"/>
    <w:rsid w:val="00CF10A4"/>
    <w:rsid w:val="00CF114A"/>
    <w:rsid w:val="00CF125F"/>
    <w:rsid w:val="00CF1285"/>
    <w:rsid w:val="00CF128B"/>
    <w:rsid w:val="00CF12D3"/>
    <w:rsid w:val="00CF130A"/>
    <w:rsid w:val="00CF13DB"/>
    <w:rsid w:val="00CF1439"/>
    <w:rsid w:val="00CF143C"/>
    <w:rsid w:val="00CF147B"/>
    <w:rsid w:val="00CF158A"/>
    <w:rsid w:val="00CF164D"/>
    <w:rsid w:val="00CF1855"/>
    <w:rsid w:val="00CF1A3A"/>
    <w:rsid w:val="00CF1C15"/>
    <w:rsid w:val="00CF1C4B"/>
    <w:rsid w:val="00CF1C51"/>
    <w:rsid w:val="00CF1CA8"/>
    <w:rsid w:val="00CF1CF8"/>
    <w:rsid w:val="00CF1D7A"/>
    <w:rsid w:val="00CF1E3C"/>
    <w:rsid w:val="00CF1FE3"/>
    <w:rsid w:val="00CF2044"/>
    <w:rsid w:val="00CF2128"/>
    <w:rsid w:val="00CF2A7E"/>
    <w:rsid w:val="00CF2AE3"/>
    <w:rsid w:val="00CF2D60"/>
    <w:rsid w:val="00CF2EBC"/>
    <w:rsid w:val="00CF2F05"/>
    <w:rsid w:val="00CF3104"/>
    <w:rsid w:val="00CF340A"/>
    <w:rsid w:val="00CF344D"/>
    <w:rsid w:val="00CF3781"/>
    <w:rsid w:val="00CF3812"/>
    <w:rsid w:val="00CF3846"/>
    <w:rsid w:val="00CF3875"/>
    <w:rsid w:val="00CF389E"/>
    <w:rsid w:val="00CF38FD"/>
    <w:rsid w:val="00CF3903"/>
    <w:rsid w:val="00CF398B"/>
    <w:rsid w:val="00CF3A3C"/>
    <w:rsid w:val="00CF3A85"/>
    <w:rsid w:val="00CF3B24"/>
    <w:rsid w:val="00CF3B5E"/>
    <w:rsid w:val="00CF3C2A"/>
    <w:rsid w:val="00CF3CA4"/>
    <w:rsid w:val="00CF3E0D"/>
    <w:rsid w:val="00CF3E4B"/>
    <w:rsid w:val="00CF4039"/>
    <w:rsid w:val="00CF4357"/>
    <w:rsid w:val="00CF43DE"/>
    <w:rsid w:val="00CF4461"/>
    <w:rsid w:val="00CF47AD"/>
    <w:rsid w:val="00CF4893"/>
    <w:rsid w:val="00CF4A02"/>
    <w:rsid w:val="00CF4CC1"/>
    <w:rsid w:val="00CF4D5B"/>
    <w:rsid w:val="00CF4FA7"/>
    <w:rsid w:val="00CF5073"/>
    <w:rsid w:val="00CF5121"/>
    <w:rsid w:val="00CF5149"/>
    <w:rsid w:val="00CF5246"/>
    <w:rsid w:val="00CF528C"/>
    <w:rsid w:val="00CF5392"/>
    <w:rsid w:val="00CF5722"/>
    <w:rsid w:val="00CF5883"/>
    <w:rsid w:val="00CF5921"/>
    <w:rsid w:val="00CF5B69"/>
    <w:rsid w:val="00CF5BDC"/>
    <w:rsid w:val="00CF5E39"/>
    <w:rsid w:val="00CF5EA8"/>
    <w:rsid w:val="00CF5EEB"/>
    <w:rsid w:val="00CF6286"/>
    <w:rsid w:val="00CF62F2"/>
    <w:rsid w:val="00CF63CE"/>
    <w:rsid w:val="00CF63EE"/>
    <w:rsid w:val="00CF6445"/>
    <w:rsid w:val="00CF683B"/>
    <w:rsid w:val="00CF6957"/>
    <w:rsid w:val="00CF6963"/>
    <w:rsid w:val="00CF6980"/>
    <w:rsid w:val="00CF6A72"/>
    <w:rsid w:val="00CF6AE0"/>
    <w:rsid w:val="00CF6B84"/>
    <w:rsid w:val="00CF6D59"/>
    <w:rsid w:val="00CF6D6D"/>
    <w:rsid w:val="00CF6DBB"/>
    <w:rsid w:val="00CF6FB6"/>
    <w:rsid w:val="00CF6FDB"/>
    <w:rsid w:val="00CF73FF"/>
    <w:rsid w:val="00CF741E"/>
    <w:rsid w:val="00CF74A9"/>
    <w:rsid w:val="00CF75A4"/>
    <w:rsid w:val="00CF7632"/>
    <w:rsid w:val="00CF77A9"/>
    <w:rsid w:val="00CF79DA"/>
    <w:rsid w:val="00CF7ABA"/>
    <w:rsid w:val="00CF7ADA"/>
    <w:rsid w:val="00CF7AF2"/>
    <w:rsid w:val="00CF7D65"/>
    <w:rsid w:val="00CF7D6C"/>
    <w:rsid w:val="00D00010"/>
    <w:rsid w:val="00D0001D"/>
    <w:rsid w:val="00D00065"/>
    <w:rsid w:val="00D002AB"/>
    <w:rsid w:val="00D004C4"/>
    <w:rsid w:val="00D00507"/>
    <w:rsid w:val="00D00531"/>
    <w:rsid w:val="00D006B2"/>
    <w:rsid w:val="00D008FA"/>
    <w:rsid w:val="00D00AC2"/>
    <w:rsid w:val="00D00ADD"/>
    <w:rsid w:val="00D00BCC"/>
    <w:rsid w:val="00D00C5E"/>
    <w:rsid w:val="00D00D16"/>
    <w:rsid w:val="00D00D6C"/>
    <w:rsid w:val="00D00F4A"/>
    <w:rsid w:val="00D00FA4"/>
    <w:rsid w:val="00D012CB"/>
    <w:rsid w:val="00D01341"/>
    <w:rsid w:val="00D01477"/>
    <w:rsid w:val="00D015D8"/>
    <w:rsid w:val="00D01618"/>
    <w:rsid w:val="00D01697"/>
    <w:rsid w:val="00D01723"/>
    <w:rsid w:val="00D0172B"/>
    <w:rsid w:val="00D01866"/>
    <w:rsid w:val="00D018E0"/>
    <w:rsid w:val="00D01ADC"/>
    <w:rsid w:val="00D01C74"/>
    <w:rsid w:val="00D01D06"/>
    <w:rsid w:val="00D01D5F"/>
    <w:rsid w:val="00D01E12"/>
    <w:rsid w:val="00D01F11"/>
    <w:rsid w:val="00D01F75"/>
    <w:rsid w:val="00D0205E"/>
    <w:rsid w:val="00D020A0"/>
    <w:rsid w:val="00D020FD"/>
    <w:rsid w:val="00D02166"/>
    <w:rsid w:val="00D02378"/>
    <w:rsid w:val="00D0287E"/>
    <w:rsid w:val="00D02945"/>
    <w:rsid w:val="00D0295B"/>
    <w:rsid w:val="00D02B00"/>
    <w:rsid w:val="00D02B52"/>
    <w:rsid w:val="00D02B5F"/>
    <w:rsid w:val="00D02CFA"/>
    <w:rsid w:val="00D02D67"/>
    <w:rsid w:val="00D02DBF"/>
    <w:rsid w:val="00D02EED"/>
    <w:rsid w:val="00D02F7F"/>
    <w:rsid w:val="00D030B7"/>
    <w:rsid w:val="00D030BF"/>
    <w:rsid w:val="00D03125"/>
    <w:rsid w:val="00D0322E"/>
    <w:rsid w:val="00D03488"/>
    <w:rsid w:val="00D034D2"/>
    <w:rsid w:val="00D03659"/>
    <w:rsid w:val="00D0378D"/>
    <w:rsid w:val="00D038EA"/>
    <w:rsid w:val="00D039B2"/>
    <w:rsid w:val="00D03A00"/>
    <w:rsid w:val="00D03C31"/>
    <w:rsid w:val="00D03C39"/>
    <w:rsid w:val="00D03CFD"/>
    <w:rsid w:val="00D04313"/>
    <w:rsid w:val="00D0447A"/>
    <w:rsid w:val="00D04682"/>
    <w:rsid w:val="00D047E6"/>
    <w:rsid w:val="00D04827"/>
    <w:rsid w:val="00D0492D"/>
    <w:rsid w:val="00D049B9"/>
    <w:rsid w:val="00D04A61"/>
    <w:rsid w:val="00D04AF8"/>
    <w:rsid w:val="00D04B0E"/>
    <w:rsid w:val="00D04B5F"/>
    <w:rsid w:val="00D04CB1"/>
    <w:rsid w:val="00D04E60"/>
    <w:rsid w:val="00D04E83"/>
    <w:rsid w:val="00D04F0D"/>
    <w:rsid w:val="00D04FF7"/>
    <w:rsid w:val="00D04FFC"/>
    <w:rsid w:val="00D050D0"/>
    <w:rsid w:val="00D051E7"/>
    <w:rsid w:val="00D052E8"/>
    <w:rsid w:val="00D053E8"/>
    <w:rsid w:val="00D0542C"/>
    <w:rsid w:val="00D0543C"/>
    <w:rsid w:val="00D0543D"/>
    <w:rsid w:val="00D054DF"/>
    <w:rsid w:val="00D055AE"/>
    <w:rsid w:val="00D055DC"/>
    <w:rsid w:val="00D05665"/>
    <w:rsid w:val="00D05702"/>
    <w:rsid w:val="00D05730"/>
    <w:rsid w:val="00D0578A"/>
    <w:rsid w:val="00D0586F"/>
    <w:rsid w:val="00D058F2"/>
    <w:rsid w:val="00D05A77"/>
    <w:rsid w:val="00D05AA8"/>
    <w:rsid w:val="00D05DA8"/>
    <w:rsid w:val="00D060A2"/>
    <w:rsid w:val="00D063D7"/>
    <w:rsid w:val="00D064A5"/>
    <w:rsid w:val="00D0650D"/>
    <w:rsid w:val="00D0675B"/>
    <w:rsid w:val="00D067F1"/>
    <w:rsid w:val="00D0682C"/>
    <w:rsid w:val="00D06AD0"/>
    <w:rsid w:val="00D06BBA"/>
    <w:rsid w:val="00D06C0D"/>
    <w:rsid w:val="00D06E83"/>
    <w:rsid w:val="00D06E9B"/>
    <w:rsid w:val="00D07092"/>
    <w:rsid w:val="00D072AB"/>
    <w:rsid w:val="00D072BF"/>
    <w:rsid w:val="00D07402"/>
    <w:rsid w:val="00D0746F"/>
    <w:rsid w:val="00D0748C"/>
    <w:rsid w:val="00D075B1"/>
    <w:rsid w:val="00D0771A"/>
    <w:rsid w:val="00D079A9"/>
    <w:rsid w:val="00D079EC"/>
    <w:rsid w:val="00D07A03"/>
    <w:rsid w:val="00D07C15"/>
    <w:rsid w:val="00D07C34"/>
    <w:rsid w:val="00D07D0C"/>
    <w:rsid w:val="00D07E13"/>
    <w:rsid w:val="00D07FC3"/>
    <w:rsid w:val="00D07FFA"/>
    <w:rsid w:val="00D1037D"/>
    <w:rsid w:val="00D10405"/>
    <w:rsid w:val="00D1045F"/>
    <w:rsid w:val="00D105E5"/>
    <w:rsid w:val="00D105FC"/>
    <w:rsid w:val="00D10666"/>
    <w:rsid w:val="00D106E2"/>
    <w:rsid w:val="00D108B0"/>
    <w:rsid w:val="00D108D0"/>
    <w:rsid w:val="00D1095B"/>
    <w:rsid w:val="00D10CF6"/>
    <w:rsid w:val="00D10E8B"/>
    <w:rsid w:val="00D10F90"/>
    <w:rsid w:val="00D110BE"/>
    <w:rsid w:val="00D111C9"/>
    <w:rsid w:val="00D113B9"/>
    <w:rsid w:val="00D119DB"/>
    <w:rsid w:val="00D11A54"/>
    <w:rsid w:val="00D11A6C"/>
    <w:rsid w:val="00D11A98"/>
    <w:rsid w:val="00D11AF9"/>
    <w:rsid w:val="00D11CAD"/>
    <w:rsid w:val="00D11E29"/>
    <w:rsid w:val="00D11EC8"/>
    <w:rsid w:val="00D11FD8"/>
    <w:rsid w:val="00D1202F"/>
    <w:rsid w:val="00D120E5"/>
    <w:rsid w:val="00D12160"/>
    <w:rsid w:val="00D1218F"/>
    <w:rsid w:val="00D121E3"/>
    <w:rsid w:val="00D125CC"/>
    <w:rsid w:val="00D125CD"/>
    <w:rsid w:val="00D12611"/>
    <w:rsid w:val="00D12676"/>
    <w:rsid w:val="00D127FA"/>
    <w:rsid w:val="00D128A5"/>
    <w:rsid w:val="00D129B6"/>
    <w:rsid w:val="00D12B06"/>
    <w:rsid w:val="00D12CF2"/>
    <w:rsid w:val="00D12DA3"/>
    <w:rsid w:val="00D12DB6"/>
    <w:rsid w:val="00D12E0E"/>
    <w:rsid w:val="00D12E5B"/>
    <w:rsid w:val="00D130D5"/>
    <w:rsid w:val="00D134F0"/>
    <w:rsid w:val="00D1366A"/>
    <w:rsid w:val="00D136FE"/>
    <w:rsid w:val="00D13AD1"/>
    <w:rsid w:val="00D13DFC"/>
    <w:rsid w:val="00D13E55"/>
    <w:rsid w:val="00D13F17"/>
    <w:rsid w:val="00D1413B"/>
    <w:rsid w:val="00D1419B"/>
    <w:rsid w:val="00D1421C"/>
    <w:rsid w:val="00D14220"/>
    <w:rsid w:val="00D14317"/>
    <w:rsid w:val="00D14467"/>
    <w:rsid w:val="00D1452F"/>
    <w:rsid w:val="00D1462A"/>
    <w:rsid w:val="00D1469A"/>
    <w:rsid w:val="00D1479F"/>
    <w:rsid w:val="00D14969"/>
    <w:rsid w:val="00D14AFF"/>
    <w:rsid w:val="00D14B5A"/>
    <w:rsid w:val="00D14E41"/>
    <w:rsid w:val="00D14EB6"/>
    <w:rsid w:val="00D14F1C"/>
    <w:rsid w:val="00D1520E"/>
    <w:rsid w:val="00D152D7"/>
    <w:rsid w:val="00D15319"/>
    <w:rsid w:val="00D153A5"/>
    <w:rsid w:val="00D153B8"/>
    <w:rsid w:val="00D154A0"/>
    <w:rsid w:val="00D154C0"/>
    <w:rsid w:val="00D155A9"/>
    <w:rsid w:val="00D156B4"/>
    <w:rsid w:val="00D15775"/>
    <w:rsid w:val="00D158E2"/>
    <w:rsid w:val="00D159D5"/>
    <w:rsid w:val="00D15A68"/>
    <w:rsid w:val="00D15B85"/>
    <w:rsid w:val="00D15FF7"/>
    <w:rsid w:val="00D1605E"/>
    <w:rsid w:val="00D16123"/>
    <w:rsid w:val="00D16236"/>
    <w:rsid w:val="00D16256"/>
    <w:rsid w:val="00D165B1"/>
    <w:rsid w:val="00D16674"/>
    <w:rsid w:val="00D16703"/>
    <w:rsid w:val="00D16728"/>
    <w:rsid w:val="00D16758"/>
    <w:rsid w:val="00D169AB"/>
    <w:rsid w:val="00D16A0F"/>
    <w:rsid w:val="00D16B49"/>
    <w:rsid w:val="00D16C86"/>
    <w:rsid w:val="00D16CDE"/>
    <w:rsid w:val="00D16D0E"/>
    <w:rsid w:val="00D16D9B"/>
    <w:rsid w:val="00D16E11"/>
    <w:rsid w:val="00D16F54"/>
    <w:rsid w:val="00D16F73"/>
    <w:rsid w:val="00D16F88"/>
    <w:rsid w:val="00D16FF9"/>
    <w:rsid w:val="00D1733F"/>
    <w:rsid w:val="00D17364"/>
    <w:rsid w:val="00D173AC"/>
    <w:rsid w:val="00D173F5"/>
    <w:rsid w:val="00D173FF"/>
    <w:rsid w:val="00D1740E"/>
    <w:rsid w:val="00D175BA"/>
    <w:rsid w:val="00D1795B"/>
    <w:rsid w:val="00D179F8"/>
    <w:rsid w:val="00D17A19"/>
    <w:rsid w:val="00D17B3D"/>
    <w:rsid w:val="00D17CE2"/>
    <w:rsid w:val="00D17DE9"/>
    <w:rsid w:val="00D20049"/>
    <w:rsid w:val="00D2059D"/>
    <w:rsid w:val="00D206ED"/>
    <w:rsid w:val="00D207D4"/>
    <w:rsid w:val="00D208A4"/>
    <w:rsid w:val="00D209FE"/>
    <w:rsid w:val="00D20A83"/>
    <w:rsid w:val="00D20A94"/>
    <w:rsid w:val="00D20C78"/>
    <w:rsid w:val="00D20DBB"/>
    <w:rsid w:val="00D20E08"/>
    <w:rsid w:val="00D20EE8"/>
    <w:rsid w:val="00D21037"/>
    <w:rsid w:val="00D2105A"/>
    <w:rsid w:val="00D210FC"/>
    <w:rsid w:val="00D21173"/>
    <w:rsid w:val="00D2127C"/>
    <w:rsid w:val="00D212F7"/>
    <w:rsid w:val="00D2183B"/>
    <w:rsid w:val="00D2184F"/>
    <w:rsid w:val="00D21B72"/>
    <w:rsid w:val="00D21DA8"/>
    <w:rsid w:val="00D21DB4"/>
    <w:rsid w:val="00D21E48"/>
    <w:rsid w:val="00D22070"/>
    <w:rsid w:val="00D22130"/>
    <w:rsid w:val="00D221A9"/>
    <w:rsid w:val="00D224DC"/>
    <w:rsid w:val="00D225F6"/>
    <w:rsid w:val="00D22696"/>
    <w:rsid w:val="00D227D9"/>
    <w:rsid w:val="00D228A1"/>
    <w:rsid w:val="00D229F6"/>
    <w:rsid w:val="00D22E5F"/>
    <w:rsid w:val="00D230F4"/>
    <w:rsid w:val="00D233A4"/>
    <w:rsid w:val="00D23570"/>
    <w:rsid w:val="00D2364A"/>
    <w:rsid w:val="00D23900"/>
    <w:rsid w:val="00D23A07"/>
    <w:rsid w:val="00D23CE8"/>
    <w:rsid w:val="00D23D2D"/>
    <w:rsid w:val="00D23F1B"/>
    <w:rsid w:val="00D241BB"/>
    <w:rsid w:val="00D241FB"/>
    <w:rsid w:val="00D2437F"/>
    <w:rsid w:val="00D24764"/>
    <w:rsid w:val="00D24961"/>
    <w:rsid w:val="00D24B74"/>
    <w:rsid w:val="00D24BA6"/>
    <w:rsid w:val="00D24E17"/>
    <w:rsid w:val="00D24E1D"/>
    <w:rsid w:val="00D24E91"/>
    <w:rsid w:val="00D2518C"/>
    <w:rsid w:val="00D25459"/>
    <w:rsid w:val="00D2570F"/>
    <w:rsid w:val="00D25851"/>
    <w:rsid w:val="00D25C90"/>
    <w:rsid w:val="00D25FBE"/>
    <w:rsid w:val="00D262D7"/>
    <w:rsid w:val="00D2643B"/>
    <w:rsid w:val="00D26467"/>
    <w:rsid w:val="00D265B8"/>
    <w:rsid w:val="00D26672"/>
    <w:rsid w:val="00D2697C"/>
    <w:rsid w:val="00D26A79"/>
    <w:rsid w:val="00D26B19"/>
    <w:rsid w:val="00D2702B"/>
    <w:rsid w:val="00D27047"/>
    <w:rsid w:val="00D27049"/>
    <w:rsid w:val="00D270B3"/>
    <w:rsid w:val="00D271C8"/>
    <w:rsid w:val="00D2739F"/>
    <w:rsid w:val="00D276D1"/>
    <w:rsid w:val="00D27704"/>
    <w:rsid w:val="00D27804"/>
    <w:rsid w:val="00D2792A"/>
    <w:rsid w:val="00D2797A"/>
    <w:rsid w:val="00D27F36"/>
    <w:rsid w:val="00D27F65"/>
    <w:rsid w:val="00D30300"/>
    <w:rsid w:val="00D3040F"/>
    <w:rsid w:val="00D30451"/>
    <w:rsid w:val="00D30590"/>
    <w:rsid w:val="00D3073C"/>
    <w:rsid w:val="00D3086F"/>
    <w:rsid w:val="00D30A68"/>
    <w:rsid w:val="00D30B49"/>
    <w:rsid w:val="00D30BE6"/>
    <w:rsid w:val="00D30C17"/>
    <w:rsid w:val="00D30CC9"/>
    <w:rsid w:val="00D30DC0"/>
    <w:rsid w:val="00D30E14"/>
    <w:rsid w:val="00D3124A"/>
    <w:rsid w:val="00D31408"/>
    <w:rsid w:val="00D31633"/>
    <w:rsid w:val="00D31689"/>
    <w:rsid w:val="00D31720"/>
    <w:rsid w:val="00D3178A"/>
    <w:rsid w:val="00D318D7"/>
    <w:rsid w:val="00D3195F"/>
    <w:rsid w:val="00D31A09"/>
    <w:rsid w:val="00D31A2D"/>
    <w:rsid w:val="00D31D8B"/>
    <w:rsid w:val="00D31E21"/>
    <w:rsid w:val="00D32153"/>
    <w:rsid w:val="00D322C3"/>
    <w:rsid w:val="00D32351"/>
    <w:rsid w:val="00D3242E"/>
    <w:rsid w:val="00D324A7"/>
    <w:rsid w:val="00D324AF"/>
    <w:rsid w:val="00D3259C"/>
    <w:rsid w:val="00D32931"/>
    <w:rsid w:val="00D32960"/>
    <w:rsid w:val="00D32980"/>
    <w:rsid w:val="00D329FF"/>
    <w:rsid w:val="00D32A10"/>
    <w:rsid w:val="00D32A61"/>
    <w:rsid w:val="00D32DA2"/>
    <w:rsid w:val="00D32EDF"/>
    <w:rsid w:val="00D32F01"/>
    <w:rsid w:val="00D32F58"/>
    <w:rsid w:val="00D32FE0"/>
    <w:rsid w:val="00D32FF6"/>
    <w:rsid w:val="00D33048"/>
    <w:rsid w:val="00D33173"/>
    <w:rsid w:val="00D331BD"/>
    <w:rsid w:val="00D331D4"/>
    <w:rsid w:val="00D332B1"/>
    <w:rsid w:val="00D332DE"/>
    <w:rsid w:val="00D33483"/>
    <w:rsid w:val="00D33636"/>
    <w:rsid w:val="00D3369E"/>
    <w:rsid w:val="00D33844"/>
    <w:rsid w:val="00D33A96"/>
    <w:rsid w:val="00D33C21"/>
    <w:rsid w:val="00D33C79"/>
    <w:rsid w:val="00D33C8D"/>
    <w:rsid w:val="00D34159"/>
    <w:rsid w:val="00D345DC"/>
    <w:rsid w:val="00D34711"/>
    <w:rsid w:val="00D34773"/>
    <w:rsid w:val="00D348F8"/>
    <w:rsid w:val="00D34976"/>
    <w:rsid w:val="00D34B92"/>
    <w:rsid w:val="00D34F40"/>
    <w:rsid w:val="00D35092"/>
    <w:rsid w:val="00D35137"/>
    <w:rsid w:val="00D351FE"/>
    <w:rsid w:val="00D3522F"/>
    <w:rsid w:val="00D353EA"/>
    <w:rsid w:val="00D35447"/>
    <w:rsid w:val="00D35460"/>
    <w:rsid w:val="00D3567A"/>
    <w:rsid w:val="00D357C5"/>
    <w:rsid w:val="00D35852"/>
    <w:rsid w:val="00D35989"/>
    <w:rsid w:val="00D35A63"/>
    <w:rsid w:val="00D35A73"/>
    <w:rsid w:val="00D35E26"/>
    <w:rsid w:val="00D35E7E"/>
    <w:rsid w:val="00D35E84"/>
    <w:rsid w:val="00D35EF4"/>
    <w:rsid w:val="00D35F4A"/>
    <w:rsid w:val="00D35F67"/>
    <w:rsid w:val="00D35F9A"/>
    <w:rsid w:val="00D3606E"/>
    <w:rsid w:val="00D360A2"/>
    <w:rsid w:val="00D362B8"/>
    <w:rsid w:val="00D363B4"/>
    <w:rsid w:val="00D363F7"/>
    <w:rsid w:val="00D36525"/>
    <w:rsid w:val="00D36533"/>
    <w:rsid w:val="00D3653E"/>
    <w:rsid w:val="00D3656A"/>
    <w:rsid w:val="00D3670D"/>
    <w:rsid w:val="00D36806"/>
    <w:rsid w:val="00D3684A"/>
    <w:rsid w:val="00D368DE"/>
    <w:rsid w:val="00D3697C"/>
    <w:rsid w:val="00D36B72"/>
    <w:rsid w:val="00D36CDC"/>
    <w:rsid w:val="00D370F9"/>
    <w:rsid w:val="00D37111"/>
    <w:rsid w:val="00D373AD"/>
    <w:rsid w:val="00D37460"/>
    <w:rsid w:val="00D374AB"/>
    <w:rsid w:val="00D37545"/>
    <w:rsid w:val="00D375A8"/>
    <w:rsid w:val="00D37608"/>
    <w:rsid w:val="00D376A0"/>
    <w:rsid w:val="00D376D9"/>
    <w:rsid w:val="00D37730"/>
    <w:rsid w:val="00D37A38"/>
    <w:rsid w:val="00D37BC3"/>
    <w:rsid w:val="00D37BDF"/>
    <w:rsid w:val="00D37D7F"/>
    <w:rsid w:val="00D37E6B"/>
    <w:rsid w:val="00D37F04"/>
    <w:rsid w:val="00D37F74"/>
    <w:rsid w:val="00D37F8F"/>
    <w:rsid w:val="00D40098"/>
    <w:rsid w:val="00D40115"/>
    <w:rsid w:val="00D40136"/>
    <w:rsid w:val="00D401F5"/>
    <w:rsid w:val="00D40274"/>
    <w:rsid w:val="00D404C1"/>
    <w:rsid w:val="00D4050D"/>
    <w:rsid w:val="00D40782"/>
    <w:rsid w:val="00D40921"/>
    <w:rsid w:val="00D409D8"/>
    <w:rsid w:val="00D40BBA"/>
    <w:rsid w:val="00D412B7"/>
    <w:rsid w:val="00D41369"/>
    <w:rsid w:val="00D4147C"/>
    <w:rsid w:val="00D41482"/>
    <w:rsid w:val="00D41486"/>
    <w:rsid w:val="00D416A0"/>
    <w:rsid w:val="00D4171B"/>
    <w:rsid w:val="00D417D2"/>
    <w:rsid w:val="00D41925"/>
    <w:rsid w:val="00D41AC6"/>
    <w:rsid w:val="00D41D2C"/>
    <w:rsid w:val="00D41DEF"/>
    <w:rsid w:val="00D41DF1"/>
    <w:rsid w:val="00D4210F"/>
    <w:rsid w:val="00D4228D"/>
    <w:rsid w:val="00D423B7"/>
    <w:rsid w:val="00D4258A"/>
    <w:rsid w:val="00D42703"/>
    <w:rsid w:val="00D4280E"/>
    <w:rsid w:val="00D42857"/>
    <w:rsid w:val="00D42A47"/>
    <w:rsid w:val="00D42A85"/>
    <w:rsid w:val="00D42A8E"/>
    <w:rsid w:val="00D42A8F"/>
    <w:rsid w:val="00D42B2B"/>
    <w:rsid w:val="00D42DC2"/>
    <w:rsid w:val="00D4307E"/>
    <w:rsid w:val="00D430A6"/>
    <w:rsid w:val="00D43244"/>
    <w:rsid w:val="00D43509"/>
    <w:rsid w:val="00D43543"/>
    <w:rsid w:val="00D43654"/>
    <w:rsid w:val="00D437A0"/>
    <w:rsid w:val="00D4385C"/>
    <w:rsid w:val="00D438F2"/>
    <w:rsid w:val="00D43914"/>
    <w:rsid w:val="00D43B24"/>
    <w:rsid w:val="00D43BB7"/>
    <w:rsid w:val="00D43CFF"/>
    <w:rsid w:val="00D43E06"/>
    <w:rsid w:val="00D43E8D"/>
    <w:rsid w:val="00D43E90"/>
    <w:rsid w:val="00D43ED1"/>
    <w:rsid w:val="00D43FB6"/>
    <w:rsid w:val="00D4413B"/>
    <w:rsid w:val="00D44156"/>
    <w:rsid w:val="00D442C2"/>
    <w:rsid w:val="00D44500"/>
    <w:rsid w:val="00D445C3"/>
    <w:rsid w:val="00D44821"/>
    <w:rsid w:val="00D44974"/>
    <w:rsid w:val="00D44A6C"/>
    <w:rsid w:val="00D44AD4"/>
    <w:rsid w:val="00D44B75"/>
    <w:rsid w:val="00D44C28"/>
    <w:rsid w:val="00D44C3E"/>
    <w:rsid w:val="00D44D98"/>
    <w:rsid w:val="00D44DE6"/>
    <w:rsid w:val="00D44E4D"/>
    <w:rsid w:val="00D44ED4"/>
    <w:rsid w:val="00D44F3C"/>
    <w:rsid w:val="00D44F7F"/>
    <w:rsid w:val="00D45122"/>
    <w:rsid w:val="00D45231"/>
    <w:rsid w:val="00D453F1"/>
    <w:rsid w:val="00D458AD"/>
    <w:rsid w:val="00D45934"/>
    <w:rsid w:val="00D45A57"/>
    <w:rsid w:val="00D45C54"/>
    <w:rsid w:val="00D45C9C"/>
    <w:rsid w:val="00D45D5F"/>
    <w:rsid w:val="00D45E3C"/>
    <w:rsid w:val="00D45F0A"/>
    <w:rsid w:val="00D46051"/>
    <w:rsid w:val="00D46068"/>
    <w:rsid w:val="00D462B2"/>
    <w:rsid w:val="00D46368"/>
    <w:rsid w:val="00D46459"/>
    <w:rsid w:val="00D464F6"/>
    <w:rsid w:val="00D465E5"/>
    <w:rsid w:val="00D46848"/>
    <w:rsid w:val="00D46868"/>
    <w:rsid w:val="00D46899"/>
    <w:rsid w:val="00D46A5F"/>
    <w:rsid w:val="00D46D3A"/>
    <w:rsid w:val="00D46E18"/>
    <w:rsid w:val="00D46E6B"/>
    <w:rsid w:val="00D470C4"/>
    <w:rsid w:val="00D47210"/>
    <w:rsid w:val="00D47272"/>
    <w:rsid w:val="00D472F0"/>
    <w:rsid w:val="00D4731C"/>
    <w:rsid w:val="00D4750F"/>
    <w:rsid w:val="00D4758F"/>
    <w:rsid w:val="00D475D4"/>
    <w:rsid w:val="00D47652"/>
    <w:rsid w:val="00D47661"/>
    <w:rsid w:val="00D47688"/>
    <w:rsid w:val="00D47816"/>
    <w:rsid w:val="00D47888"/>
    <w:rsid w:val="00D47943"/>
    <w:rsid w:val="00D47947"/>
    <w:rsid w:val="00D47A40"/>
    <w:rsid w:val="00D47AB5"/>
    <w:rsid w:val="00D47AB9"/>
    <w:rsid w:val="00D47AD1"/>
    <w:rsid w:val="00D47AF1"/>
    <w:rsid w:val="00D47DC8"/>
    <w:rsid w:val="00D47DF9"/>
    <w:rsid w:val="00D47E27"/>
    <w:rsid w:val="00D47FC1"/>
    <w:rsid w:val="00D5007C"/>
    <w:rsid w:val="00D5031C"/>
    <w:rsid w:val="00D50344"/>
    <w:rsid w:val="00D50498"/>
    <w:rsid w:val="00D50771"/>
    <w:rsid w:val="00D50880"/>
    <w:rsid w:val="00D508A0"/>
    <w:rsid w:val="00D50B1D"/>
    <w:rsid w:val="00D50BC5"/>
    <w:rsid w:val="00D50BDE"/>
    <w:rsid w:val="00D50C2B"/>
    <w:rsid w:val="00D50C54"/>
    <w:rsid w:val="00D50C94"/>
    <w:rsid w:val="00D50EFF"/>
    <w:rsid w:val="00D50F4F"/>
    <w:rsid w:val="00D50F7F"/>
    <w:rsid w:val="00D51002"/>
    <w:rsid w:val="00D510C1"/>
    <w:rsid w:val="00D5110B"/>
    <w:rsid w:val="00D5111E"/>
    <w:rsid w:val="00D51187"/>
    <w:rsid w:val="00D511E8"/>
    <w:rsid w:val="00D5133B"/>
    <w:rsid w:val="00D51352"/>
    <w:rsid w:val="00D51511"/>
    <w:rsid w:val="00D515A1"/>
    <w:rsid w:val="00D516EE"/>
    <w:rsid w:val="00D51713"/>
    <w:rsid w:val="00D517AC"/>
    <w:rsid w:val="00D51895"/>
    <w:rsid w:val="00D5191F"/>
    <w:rsid w:val="00D5194E"/>
    <w:rsid w:val="00D51956"/>
    <w:rsid w:val="00D51990"/>
    <w:rsid w:val="00D5199C"/>
    <w:rsid w:val="00D519A0"/>
    <w:rsid w:val="00D519DD"/>
    <w:rsid w:val="00D51C3D"/>
    <w:rsid w:val="00D51CCC"/>
    <w:rsid w:val="00D51DFF"/>
    <w:rsid w:val="00D51FF3"/>
    <w:rsid w:val="00D5214B"/>
    <w:rsid w:val="00D52182"/>
    <w:rsid w:val="00D52197"/>
    <w:rsid w:val="00D52303"/>
    <w:rsid w:val="00D523B7"/>
    <w:rsid w:val="00D523C2"/>
    <w:rsid w:val="00D52437"/>
    <w:rsid w:val="00D52467"/>
    <w:rsid w:val="00D52651"/>
    <w:rsid w:val="00D52740"/>
    <w:rsid w:val="00D52A72"/>
    <w:rsid w:val="00D52AA9"/>
    <w:rsid w:val="00D52C60"/>
    <w:rsid w:val="00D53202"/>
    <w:rsid w:val="00D5324D"/>
    <w:rsid w:val="00D53299"/>
    <w:rsid w:val="00D5339E"/>
    <w:rsid w:val="00D53475"/>
    <w:rsid w:val="00D53522"/>
    <w:rsid w:val="00D5361D"/>
    <w:rsid w:val="00D5365F"/>
    <w:rsid w:val="00D53D4D"/>
    <w:rsid w:val="00D53FEC"/>
    <w:rsid w:val="00D54050"/>
    <w:rsid w:val="00D5405C"/>
    <w:rsid w:val="00D5410E"/>
    <w:rsid w:val="00D5424F"/>
    <w:rsid w:val="00D542C6"/>
    <w:rsid w:val="00D54324"/>
    <w:rsid w:val="00D545B1"/>
    <w:rsid w:val="00D545B3"/>
    <w:rsid w:val="00D546A3"/>
    <w:rsid w:val="00D54758"/>
    <w:rsid w:val="00D547DE"/>
    <w:rsid w:val="00D5488D"/>
    <w:rsid w:val="00D54A02"/>
    <w:rsid w:val="00D54B8D"/>
    <w:rsid w:val="00D54E7C"/>
    <w:rsid w:val="00D54F43"/>
    <w:rsid w:val="00D54F8B"/>
    <w:rsid w:val="00D5505E"/>
    <w:rsid w:val="00D55165"/>
    <w:rsid w:val="00D552C2"/>
    <w:rsid w:val="00D5530D"/>
    <w:rsid w:val="00D55326"/>
    <w:rsid w:val="00D553BC"/>
    <w:rsid w:val="00D55437"/>
    <w:rsid w:val="00D556AD"/>
    <w:rsid w:val="00D55830"/>
    <w:rsid w:val="00D5585C"/>
    <w:rsid w:val="00D5596E"/>
    <w:rsid w:val="00D55A25"/>
    <w:rsid w:val="00D55A65"/>
    <w:rsid w:val="00D55B06"/>
    <w:rsid w:val="00D55B46"/>
    <w:rsid w:val="00D55C6B"/>
    <w:rsid w:val="00D55DAA"/>
    <w:rsid w:val="00D55E64"/>
    <w:rsid w:val="00D56008"/>
    <w:rsid w:val="00D56041"/>
    <w:rsid w:val="00D56149"/>
    <w:rsid w:val="00D56240"/>
    <w:rsid w:val="00D562BA"/>
    <w:rsid w:val="00D562D4"/>
    <w:rsid w:val="00D5630E"/>
    <w:rsid w:val="00D563AC"/>
    <w:rsid w:val="00D56402"/>
    <w:rsid w:val="00D5642C"/>
    <w:rsid w:val="00D565FC"/>
    <w:rsid w:val="00D566B5"/>
    <w:rsid w:val="00D566F6"/>
    <w:rsid w:val="00D5674C"/>
    <w:rsid w:val="00D56A1E"/>
    <w:rsid w:val="00D56A37"/>
    <w:rsid w:val="00D56A46"/>
    <w:rsid w:val="00D56A9C"/>
    <w:rsid w:val="00D56BA4"/>
    <w:rsid w:val="00D56C48"/>
    <w:rsid w:val="00D56DF0"/>
    <w:rsid w:val="00D56E13"/>
    <w:rsid w:val="00D56E80"/>
    <w:rsid w:val="00D570B9"/>
    <w:rsid w:val="00D570E5"/>
    <w:rsid w:val="00D57311"/>
    <w:rsid w:val="00D5748C"/>
    <w:rsid w:val="00D574E2"/>
    <w:rsid w:val="00D57587"/>
    <w:rsid w:val="00D575A3"/>
    <w:rsid w:val="00D576AE"/>
    <w:rsid w:val="00D5795C"/>
    <w:rsid w:val="00D57A39"/>
    <w:rsid w:val="00D57AED"/>
    <w:rsid w:val="00D57B50"/>
    <w:rsid w:val="00D57C7B"/>
    <w:rsid w:val="00D57DAF"/>
    <w:rsid w:val="00D57E94"/>
    <w:rsid w:val="00D57FE3"/>
    <w:rsid w:val="00D600D4"/>
    <w:rsid w:val="00D6013C"/>
    <w:rsid w:val="00D60384"/>
    <w:rsid w:val="00D6069A"/>
    <w:rsid w:val="00D6094C"/>
    <w:rsid w:val="00D609D4"/>
    <w:rsid w:val="00D60AF9"/>
    <w:rsid w:val="00D60BE1"/>
    <w:rsid w:val="00D60CD9"/>
    <w:rsid w:val="00D60D5C"/>
    <w:rsid w:val="00D60F45"/>
    <w:rsid w:val="00D60F48"/>
    <w:rsid w:val="00D610DE"/>
    <w:rsid w:val="00D6125F"/>
    <w:rsid w:val="00D61303"/>
    <w:rsid w:val="00D613B7"/>
    <w:rsid w:val="00D61465"/>
    <w:rsid w:val="00D61699"/>
    <w:rsid w:val="00D6191A"/>
    <w:rsid w:val="00D61BE3"/>
    <w:rsid w:val="00D61C81"/>
    <w:rsid w:val="00D61CCC"/>
    <w:rsid w:val="00D62111"/>
    <w:rsid w:val="00D6214A"/>
    <w:rsid w:val="00D6238E"/>
    <w:rsid w:val="00D623E0"/>
    <w:rsid w:val="00D625DD"/>
    <w:rsid w:val="00D62649"/>
    <w:rsid w:val="00D6281D"/>
    <w:rsid w:val="00D62995"/>
    <w:rsid w:val="00D629BE"/>
    <w:rsid w:val="00D62ABE"/>
    <w:rsid w:val="00D62C66"/>
    <w:rsid w:val="00D62D2E"/>
    <w:rsid w:val="00D62DA9"/>
    <w:rsid w:val="00D631EA"/>
    <w:rsid w:val="00D631FD"/>
    <w:rsid w:val="00D63421"/>
    <w:rsid w:val="00D634FC"/>
    <w:rsid w:val="00D635BC"/>
    <w:rsid w:val="00D63BB9"/>
    <w:rsid w:val="00D63EDD"/>
    <w:rsid w:val="00D63FB1"/>
    <w:rsid w:val="00D64787"/>
    <w:rsid w:val="00D649AF"/>
    <w:rsid w:val="00D64C4C"/>
    <w:rsid w:val="00D64D17"/>
    <w:rsid w:val="00D64E6E"/>
    <w:rsid w:val="00D65036"/>
    <w:rsid w:val="00D653E8"/>
    <w:rsid w:val="00D65401"/>
    <w:rsid w:val="00D65403"/>
    <w:rsid w:val="00D655CD"/>
    <w:rsid w:val="00D655FB"/>
    <w:rsid w:val="00D657EE"/>
    <w:rsid w:val="00D65842"/>
    <w:rsid w:val="00D6591E"/>
    <w:rsid w:val="00D65AB9"/>
    <w:rsid w:val="00D65C56"/>
    <w:rsid w:val="00D65CB3"/>
    <w:rsid w:val="00D65DAD"/>
    <w:rsid w:val="00D65EB7"/>
    <w:rsid w:val="00D65F14"/>
    <w:rsid w:val="00D6606A"/>
    <w:rsid w:val="00D66100"/>
    <w:rsid w:val="00D66150"/>
    <w:rsid w:val="00D66211"/>
    <w:rsid w:val="00D6621C"/>
    <w:rsid w:val="00D662BB"/>
    <w:rsid w:val="00D66532"/>
    <w:rsid w:val="00D66556"/>
    <w:rsid w:val="00D666B2"/>
    <w:rsid w:val="00D668B1"/>
    <w:rsid w:val="00D66BC8"/>
    <w:rsid w:val="00D6700A"/>
    <w:rsid w:val="00D67052"/>
    <w:rsid w:val="00D67121"/>
    <w:rsid w:val="00D671B6"/>
    <w:rsid w:val="00D671CF"/>
    <w:rsid w:val="00D671D0"/>
    <w:rsid w:val="00D67205"/>
    <w:rsid w:val="00D672D8"/>
    <w:rsid w:val="00D6736C"/>
    <w:rsid w:val="00D67793"/>
    <w:rsid w:val="00D6787E"/>
    <w:rsid w:val="00D679EF"/>
    <w:rsid w:val="00D67B3F"/>
    <w:rsid w:val="00D67CE1"/>
    <w:rsid w:val="00D67D0E"/>
    <w:rsid w:val="00D67EF5"/>
    <w:rsid w:val="00D6A0CA"/>
    <w:rsid w:val="00D7023C"/>
    <w:rsid w:val="00D7049E"/>
    <w:rsid w:val="00D70563"/>
    <w:rsid w:val="00D70608"/>
    <w:rsid w:val="00D70819"/>
    <w:rsid w:val="00D708C8"/>
    <w:rsid w:val="00D70914"/>
    <w:rsid w:val="00D70A46"/>
    <w:rsid w:val="00D70A90"/>
    <w:rsid w:val="00D70C64"/>
    <w:rsid w:val="00D71122"/>
    <w:rsid w:val="00D71268"/>
    <w:rsid w:val="00D71499"/>
    <w:rsid w:val="00D7150C"/>
    <w:rsid w:val="00D716A0"/>
    <w:rsid w:val="00D71967"/>
    <w:rsid w:val="00D71971"/>
    <w:rsid w:val="00D71988"/>
    <w:rsid w:val="00D71A00"/>
    <w:rsid w:val="00D71A05"/>
    <w:rsid w:val="00D71A60"/>
    <w:rsid w:val="00D71C16"/>
    <w:rsid w:val="00D71C31"/>
    <w:rsid w:val="00D71DC5"/>
    <w:rsid w:val="00D71DE6"/>
    <w:rsid w:val="00D71F9D"/>
    <w:rsid w:val="00D7202E"/>
    <w:rsid w:val="00D7203C"/>
    <w:rsid w:val="00D72140"/>
    <w:rsid w:val="00D721A2"/>
    <w:rsid w:val="00D721CB"/>
    <w:rsid w:val="00D72387"/>
    <w:rsid w:val="00D727CF"/>
    <w:rsid w:val="00D72912"/>
    <w:rsid w:val="00D72983"/>
    <w:rsid w:val="00D729C1"/>
    <w:rsid w:val="00D729D6"/>
    <w:rsid w:val="00D72A0D"/>
    <w:rsid w:val="00D72BE7"/>
    <w:rsid w:val="00D72CC0"/>
    <w:rsid w:val="00D72D3E"/>
    <w:rsid w:val="00D72DDD"/>
    <w:rsid w:val="00D72ED9"/>
    <w:rsid w:val="00D73177"/>
    <w:rsid w:val="00D7321A"/>
    <w:rsid w:val="00D73395"/>
    <w:rsid w:val="00D736AE"/>
    <w:rsid w:val="00D73719"/>
    <w:rsid w:val="00D73741"/>
    <w:rsid w:val="00D737E6"/>
    <w:rsid w:val="00D739B5"/>
    <w:rsid w:val="00D739D3"/>
    <w:rsid w:val="00D73A43"/>
    <w:rsid w:val="00D73B5E"/>
    <w:rsid w:val="00D73BB5"/>
    <w:rsid w:val="00D73C41"/>
    <w:rsid w:val="00D73C97"/>
    <w:rsid w:val="00D73E0A"/>
    <w:rsid w:val="00D73F75"/>
    <w:rsid w:val="00D7404C"/>
    <w:rsid w:val="00D740EA"/>
    <w:rsid w:val="00D741E0"/>
    <w:rsid w:val="00D742BF"/>
    <w:rsid w:val="00D743BD"/>
    <w:rsid w:val="00D744FB"/>
    <w:rsid w:val="00D744FF"/>
    <w:rsid w:val="00D74502"/>
    <w:rsid w:val="00D747DF"/>
    <w:rsid w:val="00D7495E"/>
    <w:rsid w:val="00D749FF"/>
    <w:rsid w:val="00D74A06"/>
    <w:rsid w:val="00D74A32"/>
    <w:rsid w:val="00D74A47"/>
    <w:rsid w:val="00D74ABB"/>
    <w:rsid w:val="00D74C06"/>
    <w:rsid w:val="00D74CC6"/>
    <w:rsid w:val="00D74F1E"/>
    <w:rsid w:val="00D74F86"/>
    <w:rsid w:val="00D74FF4"/>
    <w:rsid w:val="00D75077"/>
    <w:rsid w:val="00D750D5"/>
    <w:rsid w:val="00D7512B"/>
    <w:rsid w:val="00D75414"/>
    <w:rsid w:val="00D75426"/>
    <w:rsid w:val="00D7551D"/>
    <w:rsid w:val="00D75676"/>
    <w:rsid w:val="00D756AD"/>
    <w:rsid w:val="00D75B05"/>
    <w:rsid w:val="00D75BCF"/>
    <w:rsid w:val="00D75C8E"/>
    <w:rsid w:val="00D75E5E"/>
    <w:rsid w:val="00D75EC8"/>
    <w:rsid w:val="00D75F08"/>
    <w:rsid w:val="00D75FF1"/>
    <w:rsid w:val="00D7609B"/>
    <w:rsid w:val="00D760CE"/>
    <w:rsid w:val="00D76169"/>
    <w:rsid w:val="00D76196"/>
    <w:rsid w:val="00D761DE"/>
    <w:rsid w:val="00D76425"/>
    <w:rsid w:val="00D76485"/>
    <w:rsid w:val="00D76624"/>
    <w:rsid w:val="00D766CD"/>
    <w:rsid w:val="00D766F8"/>
    <w:rsid w:val="00D76839"/>
    <w:rsid w:val="00D7685A"/>
    <w:rsid w:val="00D768CF"/>
    <w:rsid w:val="00D768D9"/>
    <w:rsid w:val="00D76C4B"/>
    <w:rsid w:val="00D76C86"/>
    <w:rsid w:val="00D76D1B"/>
    <w:rsid w:val="00D76FF6"/>
    <w:rsid w:val="00D77080"/>
    <w:rsid w:val="00D770EF"/>
    <w:rsid w:val="00D771F6"/>
    <w:rsid w:val="00D777F7"/>
    <w:rsid w:val="00D7788F"/>
    <w:rsid w:val="00D77989"/>
    <w:rsid w:val="00D77B06"/>
    <w:rsid w:val="00D77FB7"/>
    <w:rsid w:val="00D80025"/>
    <w:rsid w:val="00D80093"/>
    <w:rsid w:val="00D80195"/>
    <w:rsid w:val="00D802DE"/>
    <w:rsid w:val="00D80308"/>
    <w:rsid w:val="00D8035E"/>
    <w:rsid w:val="00D8044E"/>
    <w:rsid w:val="00D804D7"/>
    <w:rsid w:val="00D804E9"/>
    <w:rsid w:val="00D80624"/>
    <w:rsid w:val="00D8063E"/>
    <w:rsid w:val="00D808FD"/>
    <w:rsid w:val="00D8095F"/>
    <w:rsid w:val="00D80A02"/>
    <w:rsid w:val="00D80B50"/>
    <w:rsid w:val="00D80C4F"/>
    <w:rsid w:val="00D80E22"/>
    <w:rsid w:val="00D80F16"/>
    <w:rsid w:val="00D80F6C"/>
    <w:rsid w:val="00D80F87"/>
    <w:rsid w:val="00D80FB8"/>
    <w:rsid w:val="00D810D6"/>
    <w:rsid w:val="00D811A2"/>
    <w:rsid w:val="00D811E3"/>
    <w:rsid w:val="00D8129E"/>
    <w:rsid w:val="00D8133D"/>
    <w:rsid w:val="00D813BC"/>
    <w:rsid w:val="00D81509"/>
    <w:rsid w:val="00D8162E"/>
    <w:rsid w:val="00D81694"/>
    <w:rsid w:val="00D81A88"/>
    <w:rsid w:val="00D81BF5"/>
    <w:rsid w:val="00D81C22"/>
    <w:rsid w:val="00D81C89"/>
    <w:rsid w:val="00D81DA3"/>
    <w:rsid w:val="00D81F39"/>
    <w:rsid w:val="00D81F68"/>
    <w:rsid w:val="00D8201C"/>
    <w:rsid w:val="00D820F7"/>
    <w:rsid w:val="00D8216E"/>
    <w:rsid w:val="00D82351"/>
    <w:rsid w:val="00D8241E"/>
    <w:rsid w:val="00D82506"/>
    <w:rsid w:val="00D825DB"/>
    <w:rsid w:val="00D82615"/>
    <w:rsid w:val="00D826B5"/>
    <w:rsid w:val="00D828EB"/>
    <w:rsid w:val="00D82967"/>
    <w:rsid w:val="00D82D92"/>
    <w:rsid w:val="00D830EF"/>
    <w:rsid w:val="00D8310C"/>
    <w:rsid w:val="00D8327D"/>
    <w:rsid w:val="00D833EE"/>
    <w:rsid w:val="00D835DB"/>
    <w:rsid w:val="00D8364C"/>
    <w:rsid w:val="00D8383F"/>
    <w:rsid w:val="00D83889"/>
    <w:rsid w:val="00D83AA6"/>
    <w:rsid w:val="00D83CC8"/>
    <w:rsid w:val="00D83D19"/>
    <w:rsid w:val="00D83E57"/>
    <w:rsid w:val="00D8412A"/>
    <w:rsid w:val="00D8412B"/>
    <w:rsid w:val="00D84243"/>
    <w:rsid w:val="00D8433A"/>
    <w:rsid w:val="00D8434F"/>
    <w:rsid w:val="00D84473"/>
    <w:rsid w:val="00D84578"/>
    <w:rsid w:val="00D84764"/>
    <w:rsid w:val="00D84916"/>
    <w:rsid w:val="00D849C6"/>
    <w:rsid w:val="00D849D0"/>
    <w:rsid w:val="00D84A80"/>
    <w:rsid w:val="00D84A93"/>
    <w:rsid w:val="00D84E0E"/>
    <w:rsid w:val="00D84E3E"/>
    <w:rsid w:val="00D84EB5"/>
    <w:rsid w:val="00D84F9A"/>
    <w:rsid w:val="00D84FAB"/>
    <w:rsid w:val="00D850DF"/>
    <w:rsid w:val="00D8524A"/>
    <w:rsid w:val="00D8548A"/>
    <w:rsid w:val="00D85659"/>
    <w:rsid w:val="00D856C5"/>
    <w:rsid w:val="00D856CE"/>
    <w:rsid w:val="00D8578E"/>
    <w:rsid w:val="00D85860"/>
    <w:rsid w:val="00D85962"/>
    <w:rsid w:val="00D859AB"/>
    <w:rsid w:val="00D85A17"/>
    <w:rsid w:val="00D85B42"/>
    <w:rsid w:val="00D85C63"/>
    <w:rsid w:val="00D85C74"/>
    <w:rsid w:val="00D85D29"/>
    <w:rsid w:val="00D85E5F"/>
    <w:rsid w:val="00D860C0"/>
    <w:rsid w:val="00D860FB"/>
    <w:rsid w:val="00D863E5"/>
    <w:rsid w:val="00D867B1"/>
    <w:rsid w:val="00D867CB"/>
    <w:rsid w:val="00D8687C"/>
    <w:rsid w:val="00D868D6"/>
    <w:rsid w:val="00D86936"/>
    <w:rsid w:val="00D869CE"/>
    <w:rsid w:val="00D86D74"/>
    <w:rsid w:val="00D86F79"/>
    <w:rsid w:val="00D86FC0"/>
    <w:rsid w:val="00D86FD3"/>
    <w:rsid w:val="00D871A8"/>
    <w:rsid w:val="00D8728B"/>
    <w:rsid w:val="00D8757C"/>
    <w:rsid w:val="00D878BD"/>
    <w:rsid w:val="00D878E9"/>
    <w:rsid w:val="00D87A77"/>
    <w:rsid w:val="00D87B22"/>
    <w:rsid w:val="00D87BA2"/>
    <w:rsid w:val="00D87BBB"/>
    <w:rsid w:val="00D87BFA"/>
    <w:rsid w:val="00D87C14"/>
    <w:rsid w:val="00D87CF5"/>
    <w:rsid w:val="00D87E68"/>
    <w:rsid w:val="00D87EC2"/>
    <w:rsid w:val="00D87F6D"/>
    <w:rsid w:val="00D9015A"/>
    <w:rsid w:val="00D90209"/>
    <w:rsid w:val="00D90337"/>
    <w:rsid w:val="00D9044D"/>
    <w:rsid w:val="00D904D9"/>
    <w:rsid w:val="00D9058D"/>
    <w:rsid w:val="00D905DD"/>
    <w:rsid w:val="00D9069E"/>
    <w:rsid w:val="00D906C2"/>
    <w:rsid w:val="00D9070F"/>
    <w:rsid w:val="00D907BE"/>
    <w:rsid w:val="00D9092B"/>
    <w:rsid w:val="00D9096A"/>
    <w:rsid w:val="00D90AD3"/>
    <w:rsid w:val="00D90B42"/>
    <w:rsid w:val="00D90B65"/>
    <w:rsid w:val="00D90C24"/>
    <w:rsid w:val="00D90C54"/>
    <w:rsid w:val="00D90CE4"/>
    <w:rsid w:val="00D90DCA"/>
    <w:rsid w:val="00D912F9"/>
    <w:rsid w:val="00D91358"/>
    <w:rsid w:val="00D913DB"/>
    <w:rsid w:val="00D914A8"/>
    <w:rsid w:val="00D915C4"/>
    <w:rsid w:val="00D9183D"/>
    <w:rsid w:val="00D91CE2"/>
    <w:rsid w:val="00D91D27"/>
    <w:rsid w:val="00D91E27"/>
    <w:rsid w:val="00D91FEC"/>
    <w:rsid w:val="00D9204E"/>
    <w:rsid w:val="00D920C9"/>
    <w:rsid w:val="00D926E3"/>
    <w:rsid w:val="00D927CC"/>
    <w:rsid w:val="00D92813"/>
    <w:rsid w:val="00D92AB4"/>
    <w:rsid w:val="00D92DE0"/>
    <w:rsid w:val="00D92E25"/>
    <w:rsid w:val="00D92EF6"/>
    <w:rsid w:val="00D930DC"/>
    <w:rsid w:val="00D930E8"/>
    <w:rsid w:val="00D93105"/>
    <w:rsid w:val="00D933B4"/>
    <w:rsid w:val="00D9341F"/>
    <w:rsid w:val="00D93500"/>
    <w:rsid w:val="00D9353C"/>
    <w:rsid w:val="00D9384A"/>
    <w:rsid w:val="00D93A41"/>
    <w:rsid w:val="00D93B38"/>
    <w:rsid w:val="00D93CB1"/>
    <w:rsid w:val="00D93DEC"/>
    <w:rsid w:val="00D946CB"/>
    <w:rsid w:val="00D947A1"/>
    <w:rsid w:val="00D948BB"/>
    <w:rsid w:val="00D94B6F"/>
    <w:rsid w:val="00D94D7D"/>
    <w:rsid w:val="00D94F06"/>
    <w:rsid w:val="00D94FF2"/>
    <w:rsid w:val="00D95050"/>
    <w:rsid w:val="00D950A3"/>
    <w:rsid w:val="00D95198"/>
    <w:rsid w:val="00D951D7"/>
    <w:rsid w:val="00D952FB"/>
    <w:rsid w:val="00D95350"/>
    <w:rsid w:val="00D95386"/>
    <w:rsid w:val="00D953E9"/>
    <w:rsid w:val="00D95571"/>
    <w:rsid w:val="00D95592"/>
    <w:rsid w:val="00D9582D"/>
    <w:rsid w:val="00D95AF8"/>
    <w:rsid w:val="00D95D31"/>
    <w:rsid w:val="00D95DC9"/>
    <w:rsid w:val="00D95E94"/>
    <w:rsid w:val="00D95F42"/>
    <w:rsid w:val="00D96044"/>
    <w:rsid w:val="00D961B5"/>
    <w:rsid w:val="00D96384"/>
    <w:rsid w:val="00D96431"/>
    <w:rsid w:val="00D9659A"/>
    <w:rsid w:val="00D966BB"/>
    <w:rsid w:val="00D966C3"/>
    <w:rsid w:val="00D966DC"/>
    <w:rsid w:val="00D96777"/>
    <w:rsid w:val="00D96A3D"/>
    <w:rsid w:val="00D96B03"/>
    <w:rsid w:val="00D96B4E"/>
    <w:rsid w:val="00D96C2B"/>
    <w:rsid w:val="00D96E93"/>
    <w:rsid w:val="00D96F23"/>
    <w:rsid w:val="00D9721C"/>
    <w:rsid w:val="00D973A6"/>
    <w:rsid w:val="00D9768F"/>
    <w:rsid w:val="00D976F5"/>
    <w:rsid w:val="00D977C6"/>
    <w:rsid w:val="00D9786C"/>
    <w:rsid w:val="00D978FA"/>
    <w:rsid w:val="00D97985"/>
    <w:rsid w:val="00D97988"/>
    <w:rsid w:val="00D979FE"/>
    <w:rsid w:val="00D97AAC"/>
    <w:rsid w:val="00D97B2C"/>
    <w:rsid w:val="00D97BFB"/>
    <w:rsid w:val="00D97E65"/>
    <w:rsid w:val="00D97EE4"/>
    <w:rsid w:val="00D97FBD"/>
    <w:rsid w:val="00DA0036"/>
    <w:rsid w:val="00DA00B3"/>
    <w:rsid w:val="00DA02E8"/>
    <w:rsid w:val="00DA03D3"/>
    <w:rsid w:val="00DA056D"/>
    <w:rsid w:val="00DA067C"/>
    <w:rsid w:val="00DA080B"/>
    <w:rsid w:val="00DA0821"/>
    <w:rsid w:val="00DA0895"/>
    <w:rsid w:val="00DA0B1F"/>
    <w:rsid w:val="00DA0B63"/>
    <w:rsid w:val="00DA0B74"/>
    <w:rsid w:val="00DA0B88"/>
    <w:rsid w:val="00DA0DBE"/>
    <w:rsid w:val="00DA108B"/>
    <w:rsid w:val="00DA111B"/>
    <w:rsid w:val="00DA113E"/>
    <w:rsid w:val="00DA13A3"/>
    <w:rsid w:val="00DA149B"/>
    <w:rsid w:val="00DA156A"/>
    <w:rsid w:val="00DA1621"/>
    <w:rsid w:val="00DA177A"/>
    <w:rsid w:val="00DA1795"/>
    <w:rsid w:val="00DA179A"/>
    <w:rsid w:val="00DA188E"/>
    <w:rsid w:val="00DA1964"/>
    <w:rsid w:val="00DA1A5B"/>
    <w:rsid w:val="00DA1C90"/>
    <w:rsid w:val="00DA1CCA"/>
    <w:rsid w:val="00DA1DA2"/>
    <w:rsid w:val="00DA1F01"/>
    <w:rsid w:val="00DA1F9F"/>
    <w:rsid w:val="00DA211D"/>
    <w:rsid w:val="00DA2317"/>
    <w:rsid w:val="00DA2479"/>
    <w:rsid w:val="00DA2586"/>
    <w:rsid w:val="00DA28EF"/>
    <w:rsid w:val="00DA2A88"/>
    <w:rsid w:val="00DA2AD0"/>
    <w:rsid w:val="00DA2D23"/>
    <w:rsid w:val="00DA2FCD"/>
    <w:rsid w:val="00DA32ED"/>
    <w:rsid w:val="00DA3361"/>
    <w:rsid w:val="00DA33D9"/>
    <w:rsid w:val="00DA3413"/>
    <w:rsid w:val="00DA34BC"/>
    <w:rsid w:val="00DA368D"/>
    <w:rsid w:val="00DA3795"/>
    <w:rsid w:val="00DA3EA0"/>
    <w:rsid w:val="00DA3F83"/>
    <w:rsid w:val="00DA3F93"/>
    <w:rsid w:val="00DA40E2"/>
    <w:rsid w:val="00DA4159"/>
    <w:rsid w:val="00DA4314"/>
    <w:rsid w:val="00DA4423"/>
    <w:rsid w:val="00DA4429"/>
    <w:rsid w:val="00DA45C0"/>
    <w:rsid w:val="00DA47C9"/>
    <w:rsid w:val="00DA4BD8"/>
    <w:rsid w:val="00DA4CDF"/>
    <w:rsid w:val="00DA4D3F"/>
    <w:rsid w:val="00DA4D50"/>
    <w:rsid w:val="00DA4FD3"/>
    <w:rsid w:val="00DA5095"/>
    <w:rsid w:val="00DA5100"/>
    <w:rsid w:val="00DA5411"/>
    <w:rsid w:val="00DA54A1"/>
    <w:rsid w:val="00DA55EE"/>
    <w:rsid w:val="00DA5708"/>
    <w:rsid w:val="00DA5857"/>
    <w:rsid w:val="00DA589D"/>
    <w:rsid w:val="00DA58B3"/>
    <w:rsid w:val="00DA5AC8"/>
    <w:rsid w:val="00DA5B4F"/>
    <w:rsid w:val="00DA5B53"/>
    <w:rsid w:val="00DA5DF6"/>
    <w:rsid w:val="00DA5EC6"/>
    <w:rsid w:val="00DA5F56"/>
    <w:rsid w:val="00DA6248"/>
    <w:rsid w:val="00DA6472"/>
    <w:rsid w:val="00DA6499"/>
    <w:rsid w:val="00DA64A5"/>
    <w:rsid w:val="00DA6555"/>
    <w:rsid w:val="00DA66CE"/>
    <w:rsid w:val="00DA67E9"/>
    <w:rsid w:val="00DA69C5"/>
    <w:rsid w:val="00DA69E9"/>
    <w:rsid w:val="00DA6ABC"/>
    <w:rsid w:val="00DA6B3D"/>
    <w:rsid w:val="00DA6D1D"/>
    <w:rsid w:val="00DA6E21"/>
    <w:rsid w:val="00DA6F4B"/>
    <w:rsid w:val="00DA6F86"/>
    <w:rsid w:val="00DA7176"/>
    <w:rsid w:val="00DA71B7"/>
    <w:rsid w:val="00DA726A"/>
    <w:rsid w:val="00DA73C4"/>
    <w:rsid w:val="00DA7526"/>
    <w:rsid w:val="00DA75E5"/>
    <w:rsid w:val="00DA760F"/>
    <w:rsid w:val="00DA7632"/>
    <w:rsid w:val="00DA768F"/>
    <w:rsid w:val="00DA76B2"/>
    <w:rsid w:val="00DA7744"/>
    <w:rsid w:val="00DA788D"/>
    <w:rsid w:val="00DA7965"/>
    <w:rsid w:val="00DA7A2E"/>
    <w:rsid w:val="00DA7B3F"/>
    <w:rsid w:val="00DA7B65"/>
    <w:rsid w:val="00DA7BFE"/>
    <w:rsid w:val="00DA7CC6"/>
    <w:rsid w:val="00DA7D0C"/>
    <w:rsid w:val="00DA7D45"/>
    <w:rsid w:val="00DA7E2C"/>
    <w:rsid w:val="00DA7F6B"/>
    <w:rsid w:val="00DB0014"/>
    <w:rsid w:val="00DB0058"/>
    <w:rsid w:val="00DB0185"/>
    <w:rsid w:val="00DB01A5"/>
    <w:rsid w:val="00DB0240"/>
    <w:rsid w:val="00DB034E"/>
    <w:rsid w:val="00DB0399"/>
    <w:rsid w:val="00DB039C"/>
    <w:rsid w:val="00DB057B"/>
    <w:rsid w:val="00DB07E5"/>
    <w:rsid w:val="00DB09E3"/>
    <w:rsid w:val="00DB0A4C"/>
    <w:rsid w:val="00DB0B75"/>
    <w:rsid w:val="00DB0E50"/>
    <w:rsid w:val="00DB0EEC"/>
    <w:rsid w:val="00DB0FE4"/>
    <w:rsid w:val="00DB10CC"/>
    <w:rsid w:val="00DB115F"/>
    <w:rsid w:val="00DB11D9"/>
    <w:rsid w:val="00DB124A"/>
    <w:rsid w:val="00DB1321"/>
    <w:rsid w:val="00DB13E9"/>
    <w:rsid w:val="00DB140C"/>
    <w:rsid w:val="00DB14EC"/>
    <w:rsid w:val="00DB1517"/>
    <w:rsid w:val="00DB151B"/>
    <w:rsid w:val="00DB152B"/>
    <w:rsid w:val="00DB155E"/>
    <w:rsid w:val="00DB1634"/>
    <w:rsid w:val="00DB16BC"/>
    <w:rsid w:val="00DB171A"/>
    <w:rsid w:val="00DB1905"/>
    <w:rsid w:val="00DB1994"/>
    <w:rsid w:val="00DB1A42"/>
    <w:rsid w:val="00DB1A84"/>
    <w:rsid w:val="00DB1BA1"/>
    <w:rsid w:val="00DB1ED2"/>
    <w:rsid w:val="00DB20B4"/>
    <w:rsid w:val="00DB213F"/>
    <w:rsid w:val="00DB21DF"/>
    <w:rsid w:val="00DB228F"/>
    <w:rsid w:val="00DB2445"/>
    <w:rsid w:val="00DB2458"/>
    <w:rsid w:val="00DB267C"/>
    <w:rsid w:val="00DB2883"/>
    <w:rsid w:val="00DB2A02"/>
    <w:rsid w:val="00DB2A48"/>
    <w:rsid w:val="00DB2AA3"/>
    <w:rsid w:val="00DB2B77"/>
    <w:rsid w:val="00DB2D0B"/>
    <w:rsid w:val="00DB2EA6"/>
    <w:rsid w:val="00DB300B"/>
    <w:rsid w:val="00DB3075"/>
    <w:rsid w:val="00DB311D"/>
    <w:rsid w:val="00DB3500"/>
    <w:rsid w:val="00DB3811"/>
    <w:rsid w:val="00DB386F"/>
    <w:rsid w:val="00DB3E60"/>
    <w:rsid w:val="00DB4218"/>
    <w:rsid w:val="00DB431C"/>
    <w:rsid w:val="00DB46BB"/>
    <w:rsid w:val="00DB46CF"/>
    <w:rsid w:val="00DB471E"/>
    <w:rsid w:val="00DB475A"/>
    <w:rsid w:val="00DB49EF"/>
    <w:rsid w:val="00DB4A69"/>
    <w:rsid w:val="00DB4ADE"/>
    <w:rsid w:val="00DB4C1F"/>
    <w:rsid w:val="00DB4C58"/>
    <w:rsid w:val="00DB4D30"/>
    <w:rsid w:val="00DB4F0A"/>
    <w:rsid w:val="00DB501E"/>
    <w:rsid w:val="00DB504C"/>
    <w:rsid w:val="00DB5143"/>
    <w:rsid w:val="00DB5246"/>
    <w:rsid w:val="00DB5278"/>
    <w:rsid w:val="00DB53AD"/>
    <w:rsid w:val="00DB53D1"/>
    <w:rsid w:val="00DB54BB"/>
    <w:rsid w:val="00DB5691"/>
    <w:rsid w:val="00DB56B4"/>
    <w:rsid w:val="00DB59B1"/>
    <w:rsid w:val="00DB5A49"/>
    <w:rsid w:val="00DB5C65"/>
    <w:rsid w:val="00DB5DE4"/>
    <w:rsid w:val="00DB5F3F"/>
    <w:rsid w:val="00DB613F"/>
    <w:rsid w:val="00DB61F9"/>
    <w:rsid w:val="00DB6212"/>
    <w:rsid w:val="00DB6310"/>
    <w:rsid w:val="00DB63BF"/>
    <w:rsid w:val="00DB63CD"/>
    <w:rsid w:val="00DB696F"/>
    <w:rsid w:val="00DB697B"/>
    <w:rsid w:val="00DB697D"/>
    <w:rsid w:val="00DB6AAD"/>
    <w:rsid w:val="00DB6AC3"/>
    <w:rsid w:val="00DB6B6D"/>
    <w:rsid w:val="00DB6B7C"/>
    <w:rsid w:val="00DB6CF9"/>
    <w:rsid w:val="00DB6FD0"/>
    <w:rsid w:val="00DB71DE"/>
    <w:rsid w:val="00DB794A"/>
    <w:rsid w:val="00DB7A6B"/>
    <w:rsid w:val="00DB7D22"/>
    <w:rsid w:val="00DB7D70"/>
    <w:rsid w:val="00DB7F2E"/>
    <w:rsid w:val="00DB7FAE"/>
    <w:rsid w:val="00DC0181"/>
    <w:rsid w:val="00DC02CB"/>
    <w:rsid w:val="00DC0323"/>
    <w:rsid w:val="00DC0352"/>
    <w:rsid w:val="00DC043B"/>
    <w:rsid w:val="00DC0472"/>
    <w:rsid w:val="00DC069A"/>
    <w:rsid w:val="00DC069C"/>
    <w:rsid w:val="00DC07C6"/>
    <w:rsid w:val="00DC0877"/>
    <w:rsid w:val="00DC0B46"/>
    <w:rsid w:val="00DC0D2A"/>
    <w:rsid w:val="00DC0DD7"/>
    <w:rsid w:val="00DC0F4B"/>
    <w:rsid w:val="00DC0F9B"/>
    <w:rsid w:val="00DC0FBC"/>
    <w:rsid w:val="00DC0FD9"/>
    <w:rsid w:val="00DC0FF2"/>
    <w:rsid w:val="00DC13D1"/>
    <w:rsid w:val="00DC1436"/>
    <w:rsid w:val="00DC1441"/>
    <w:rsid w:val="00DC1458"/>
    <w:rsid w:val="00DC175D"/>
    <w:rsid w:val="00DC18B9"/>
    <w:rsid w:val="00DC1ADA"/>
    <w:rsid w:val="00DC1BFB"/>
    <w:rsid w:val="00DC1DF6"/>
    <w:rsid w:val="00DC1EE6"/>
    <w:rsid w:val="00DC1FC2"/>
    <w:rsid w:val="00DC201E"/>
    <w:rsid w:val="00DC2031"/>
    <w:rsid w:val="00DC20A4"/>
    <w:rsid w:val="00DC20AC"/>
    <w:rsid w:val="00DC210C"/>
    <w:rsid w:val="00DC22E1"/>
    <w:rsid w:val="00DC2338"/>
    <w:rsid w:val="00DC240A"/>
    <w:rsid w:val="00DC243D"/>
    <w:rsid w:val="00DC24D8"/>
    <w:rsid w:val="00DC2592"/>
    <w:rsid w:val="00DC261E"/>
    <w:rsid w:val="00DC2621"/>
    <w:rsid w:val="00DC2634"/>
    <w:rsid w:val="00DC2719"/>
    <w:rsid w:val="00DC29E7"/>
    <w:rsid w:val="00DC2A68"/>
    <w:rsid w:val="00DC2BE7"/>
    <w:rsid w:val="00DC2D6F"/>
    <w:rsid w:val="00DC2EF1"/>
    <w:rsid w:val="00DC313F"/>
    <w:rsid w:val="00DC336D"/>
    <w:rsid w:val="00DC33DA"/>
    <w:rsid w:val="00DC3415"/>
    <w:rsid w:val="00DC342A"/>
    <w:rsid w:val="00DC354D"/>
    <w:rsid w:val="00DC3645"/>
    <w:rsid w:val="00DC36AA"/>
    <w:rsid w:val="00DC36E5"/>
    <w:rsid w:val="00DC37DD"/>
    <w:rsid w:val="00DC3A34"/>
    <w:rsid w:val="00DC3B24"/>
    <w:rsid w:val="00DC3BD2"/>
    <w:rsid w:val="00DC3C95"/>
    <w:rsid w:val="00DC3D52"/>
    <w:rsid w:val="00DC3E7D"/>
    <w:rsid w:val="00DC409C"/>
    <w:rsid w:val="00DC44AF"/>
    <w:rsid w:val="00DC47D1"/>
    <w:rsid w:val="00DC48EF"/>
    <w:rsid w:val="00DC4B15"/>
    <w:rsid w:val="00DC4B17"/>
    <w:rsid w:val="00DC4D28"/>
    <w:rsid w:val="00DC4D61"/>
    <w:rsid w:val="00DC4F18"/>
    <w:rsid w:val="00DC4F1C"/>
    <w:rsid w:val="00DC4F6F"/>
    <w:rsid w:val="00DC512C"/>
    <w:rsid w:val="00DC5374"/>
    <w:rsid w:val="00DC5394"/>
    <w:rsid w:val="00DC557B"/>
    <w:rsid w:val="00DC56BB"/>
    <w:rsid w:val="00DC5D60"/>
    <w:rsid w:val="00DC5ED5"/>
    <w:rsid w:val="00DC61DD"/>
    <w:rsid w:val="00DC62B9"/>
    <w:rsid w:val="00DC6338"/>
    <w:rsid w:val="00DC641A"/>
    <w:rsid w:val="00DC642B"/>
    <w:rsid w:val="00DC6892"/>
    <w:rsid w:val="00DC69D9"/>
    <w:rsid w:val="00DC6B0C"/>
    <w:rsid w:val="00DC6CB8"/>
    <w:rsid w:val="00DC72CF"/>
    <w:rsid w:val="00DC72E2"/>
    <w:rsid w:val="00DC73C7"/>
    <w:rsid w:val="00DC7437"/>
    <w:rsid w:val="00DC79F0"/>
    <w:rsid w:val="00DC7B02"/>
    <w:rsid w:val="00DC7DFC"/>
    <w:rsid w:val="00DC7EE2"/>
    <w:rsid w:val="00DC7FF1"/>
    <w:rsid w:val="00DD021D"/>
    <w:rsid w:val="00DD02E2"/>
    <w:rsid w:val="00DD0552"/>
    <w:rsid w:val="00DD06CA"/>
    <w:rsid w:val="00DD0879"/>
    <w:rsid w:val="00DD09E4"/>
    <w:rsid w:val="00DD0A11"/>
    <w:rsid w:val="00DD0AF3"/>
    <w:rsid w:val="00DD0B35"/>
    <w:rsid w:val="00DD0B75"/>
    <w:rsid w:val="00DD0BDB"/>
    <w:rsid w:val="00DD0F86"/>
    <w:rsid w:val="00DD11CC"/>
    <w:rsid w:val="00DD1248"/>
    <w:rsid w:val="00DD12E5"/>
    <w:rsid w:val="00DD151D"/>
    <w:rsid w:val="00DD157E"/>
    <w:rsid w:val="00DD162E"/>
    <w:rsid w:val="00DD1904"/>
    <w:rsid w:val="00DD1AB2"/>
    <w:rsid w:val="00DD1AE7"/>
    <w:rsid w:val="00DD1AE9"/>
    <w:rsid w:val="00DD1B31"/>
    <w:rsid w:val="00DD1E7F"/>
    <w:rsid w:val="00DD21FD"/>
    <w:rsid w:val="00DD2415"/>
    <w:rsid w:val="00DD2427"/>
    <w:rsid w:val="00DD24E1"/>
    <w:rsid w:val="00DD2525"/>
    <w:rsid w:val="00DD254E"/>
    <w:rsid w:val="00DD2651"/>
    <w:rsid w:val="00DD28C3"/>
    <w:rsid w:val="00DD28FB"/>
    <w:rsid w:val="00DD29D9"/>
    <w:rsid w:val="00DD2A09"/>
    <w:rsid w:val="00DD2AE3"/>
    <w:rsid w:val="00DD2AEA"/>
    <w:rsid w:val="00DD2C2C"/>
    <w:rsid w:val="00DD2C2E"/>
    <w:rsid w:val="00DD2C41"/>
    <w:rsid w:val="00DD2D0F"/>
    <w:rsid w:val="00DD2D23"/>
    <w:rsid w:val="00DD3116"/>
    <w:rsid w:val="00DD3210"/>
    <w:rsid w:val="00DD326D"/>
    <w:rsid w:val="00DD32D3"/>
    <w:rsid w:val="00DD33BE"/>
    <w:rsid w:val="00DD3403"/>
    <w:rsid w:val="00DD341E"/>
    <w:rsid w:val="00DD35B1"/>
    <w:rsid w:val="00DD37B7"/>
    <w:rsid w:val="00DD3871"/>
    <w:rsid w:val="00DD38C8"/>
    <w:rsid w:val="00DD3B51"/>
    <w:rsid w:val="00DD3C5E"/>
    <w:rsid w:val="00DD3FC5"/>
    <w:rsid w:val="00DD408F"/>
    <w:rsid w:val="00DD427C"/>
    <w:rsid w:val="00DD44D8"/>
    <w:rsid w:val="00DD45B0"/>
    <w:rsid w:val="00DD4709"/>
    <w:rsid w:val="00DD4807"/>
    <w:rsid w:val="00DD4837"/>
    <w:rsid w:val="00DD4AB0"/>
    <w:rsid w:val="00DD4AB7"/>
    <w:rsid w:val="00DD4AD4"/>
    <w:rsid w:val="00DD4C05"/>
    <w:rsid w:val="00DD504B"/>
    <w:rsid w:val="00DD5188"/>
    <w:rsid w:val="00DD525F"/>
    <w:rsid w:val="00DD5396"/>
    <w:rsid w:val="00DD5439"/>
    <w:rsid w:val="00DD5666"/>
    <w:rsid w:val="00DD56EC"/>
    <w:rsid w:val="00DD57B8"/>
    <w:rsid w:val="00DD5A90"/>
    <w:rsid w:val="00DD5AC0"/>
    <w:rsid w:val="00DD5AFA"/>
    <w:rsid w:val="00DD5B9F"/>
    <w:rsid w:val="00DD5D74"/>
    <w:rsid w:val="00DD5D95"/>
    <w:rsid w:val="00DD5EC5"/>
    <w:rsid w:val="00DD5F88"/>
    <w:rsid w:val="00DD60AD"/>
    <w:rsid w:val="00DD6124"/>
    <w:rsid w:val="00DD61F1"/>
    <w:rsid w:val="00DD63CB"/>
    <w:rsid w:val="00DD640A"/>
    <w:rsid w:val="00DD6483"/>
    <w:rsid w:val="00DD6521"/>
    <w:rsid w:val="00DD654F"/>
    <w:rsid w:val="00DD661F"/>
    <w:rsid w:val="00DD67D9"/>
    <w:rsid w:val="00DD687E"/>
    <w:rsid w:val="00DD6C47"/>
    <w:rsid w:val="00DD6EFE"/>
    <w:rsid w:val="00DD6F5A"/>
    <w:rsid w:val="00DD7068"/>
    <w:rsid w:val="00DD7137"/>
    <w:rsid w:val="00DD7207"/>
    <w:rsid w:val="00DD73EB"/>
    <w:rsid w:val="00DD7424"/>
    <w:rsid w:val="00DD74F6"/>
    <w:rsid w:val="00DD7531"/>
    <w:rsid w:val="00DD758B"/>
    <w:rsid w:val="00DD77AD"/>
    <w:rsid w:val="00DD7890"/>
    <w:rsid w:val="00DD7961"/>
    <w:rsid w:val="00DD7969"/>
    <w:rsid w:val="00DD7988"/>
    <w:rsid w:val="00DD7C17"/>
    <w:rsid w:val="00DD7C3F"/>
    <w:rsid w:val="00DD7C53"/>
    <w:rsid w:val="00DD7C9D"/>
    <w:rsid w:val="00DD7D3A"/>
    <w:rsid w:val="00DD7D4D"/>
    <w:rsid w:val="00DD7DAF"/>
    <w:rsid w:val="00DE0025"/>
    <w:rsid w:val="00DE007E"/>
    <w:rsid w:val="00DE0225"/>
    <w:rsid w:val="00DE0227"/>
    <w:rsid w:val="00DE0299"/>
    <w:rsid w:val="00DE05F5"/>
    <w:rsid w:val="00DE0939"/>
    <w:rsid w:val="00DE0A98"/>
    <w:rsid w:val="00DE0B39"/>
    <w:rsid w:val="00DE0D66"/>
    <w:rsid w:val="00DE0DB0"/>
    <w:rsid w:val="00DE0EAB"/>
    <w:rsid w:val="00DE0F1A"/>
    <w:rsid w:val="00DE0FB1"/>
    <w:rsid w:val="00DE10FC"/>
    <w:rsid w:val="00DE1283"/>
    <w:rsid w:val="00DE14B7"/>
    <w:rsid w:val="00DE153E"/>
    <w:rsid w:val="00DE15FD"/>
    <w:rsid w:val="00DE168F"/>
    <w:rsid w:val="00DE16C9"/>
    <w:rsid w:val="00DE17AA"/>
    <w:rsid w:val="00DE1B45"/>
    <w:rsid w:val="00DE1B7A"/>
    <w:rsid w:val="00DE1D10"/>
    <w:rsid w:val="00DE1D41"/>
    <w:rsid w:val="00DE1E17"/>
    <w:rsid w:val="00DE1EEB"/>
    <w:rsid w:val="00DE1EFF"/>
    <w:rsid w:val="00DE1F56"/>
    <w:rsid w:val="00DE20AC"/>
    <w:rsid w:val="00DE214E"/>
    <w:rsid w:val="00DE21B2"/>
    <w:rsid w:val="00DE21CC"/>
    <w:rsid w:val="00DE245E"/>
    <w:rsid w:val="00DE256A"/>
    <w:rsid w:val="00DE2694"/>
    <w:rsid w:val="00DE27FF"/>
    <w:rsid w:val="00DE29D7"/>
    <w:rsid w:val="00DE2A1C"/>
    <w:rsid w:val="00DE2B45"/>
    <w:rsid w:val="00DE2B97"/>
    <w:rsid w:val="00DE2C39"/>
    <w:rsid w:val="00DE2CCE"/>
    <w:rsid w:val="00DE2D1E"/>
    <w:rsid w:val="00DE2E0B"/>
    <w:rsid w:val="00DE312E"/>
    <w:rsid w:val="00DE315F"/>
    <w:rsid w:val="00DE32F3"/>
    <w:rsid w:val="00DE3354"/>
    <w:rsid w:val="00DE33F6"/>
    <w:rsid w:val="00DE358B"/>
    <w:rsid w:val="00DE3691"/>
    <w:rsid w:val="00DE3B81"/>
    <w:rsid w:val="00DE3C08"/>
    <w:rsid w:val="00DE3F55"/>
    <w:rsid w:val="00DE405C"/>
    <w:rsid w:val="00DE40D5"/>
    <w:rsid w:val="00DE415E"/>
    <w:rsid w:val="00DE42F0"/>
    <w:rsid w:val="00DE44F4"/>
    <w:rsid w:val="00DE4557"/>
    <w:rsid w:val="00DE4665"/>
    <w:rsid w:val="00DE4697"/>
    <w:rsid w:val="00DE4895"/>
    <w:rsid w:val="00DE4B01"/>
    <w:rsid w:val="00DE4D06"/>
    <w:rsid w:val="00DE508C"/>
    <w:rsid w:val="00DE5128"/>
    <w:rsid w:val="00DE5173"/>
    <w:rsid w:val="00DE52C7"/>
    <w:rsid w:val="00DE5348"/>
    <w:rsid w:val="00DE547A"/>
    <w:rsid w:val="00DE5771"/>
    <w:rsid w:val="00DE580E"/>
    <w:rsid w:val="00DE585D"/>
    <w:rsid w:val="00DE5D24"/>
    <w:rsid w:val="00DE5D91"/>
    <w:rsid w:val="00DE5EC8"/>
    <w:rsid w:val="00DE5F65"/>
    <w:rsid w:val="00DE5F7E"/>
    <w:rsid w:val="00DE6212"/>
    <w:rsid w:val="00DE62B5"/>
    <w:rsid w:val="00DE6342"/>
    <w:rsid w:val="00DE640B"/>
    <w:rsid w:val="00DE65D0"/>
    <w:rsid w:val="00DE65F3"/>
    <w:rsid w:val="00DE67E1"/>
    <w:rsid w:val="00DE688B"/>
    <w:rsid w:val="00DE68AD"/>
    <w:rsid w:val="00DE6937"/>
    <w:rsid w:val="00DE6AD7"/>
    <w:rsid w:val="00DE6AE0"/>
    <w:rsid w:val="00DE6BB8"/>
    <w:rsid w:val="00DE6CE3"/>
    <w:rsid w:val="00DE6D99"/>
    <w:rsid w:val="00DE72A0"/>
    <w:rsid w:val="00DE7391"/>
    <w:rsid w:val="00DE7397"/>
    <w:rsid w:val="00DE75B5"/>
    <w:rsid w:val="00DE75EE"/>
    <w:rsid w:val="00DE76AA"/>
    <w:rsid w:val="00DE77B9"/>
    <w:rsid w:val="00DE78EB"/>
    <w:rsid w:val="00DE7B12"/>
    <w:rsid w:val="00DE7B58"/>
    <w:rsid w:val="00DE7C73"/>
    <w:rsid w:val="00DE7EAF"/>
    <w:rsid w:val="00DF0074"/>
    <w:rsid w:val="00DF033D"/>
    <w:rsid w:val="00DF0362"/>
    <w:rsid w:val="00DF03FF"/>
    <w:rsid w:val="00DF04B0"/>
    <w:rsid w:val="00DF06EB"/>
    <w:rsid w:val="00DF0761"/>
    <w:rsid w:val="00DF0768"/>
    <w:rsid w:val="00DF0A9A"/>
    <w:rsid w:val="00DF0AD5"/>
    <w:rsid w:val="00DF0B37"/>
    <w:rsid w:val="00DF0EB8"/>
    <w:rsid w:val="00DF0F4B"/>
    <w:rsid w:val="00DF1000"/>
    <w:rsid w:val="00DF11B5"/>
    <w:rsid w:val="00DF11E8"/>
    <w:rsid w:val="00DF136B"/>
    <w:rsid w:val="00DF14B0"/>
    <w:rsid w:val="00DF155C"/>
    <w:rsid w:val="00DF156C"/>
    <w:rsid w:val="00DF15B3"/>
    <w:rsid w:val="00DF167C"/>
    <w:rsid w:val="00DF17AD"/>
    <w:rsid w:val="00DF1818"/>
    <w:rsid w:val="00DF18EE"/>
    <w:rsid w:val="00DF1913"/>
    <w:rsid w:val="00DF198D"/>
    <w:rsid w:val="00DF1AEA"/>
    <w:rsid w:val="00DF1B4E"/>
    <w:rsid w:val="00DF1CB2"/>
    <w:rsid w:val="00DF1D03"/>
    <w:rsid w:val="00DF1F37"/>
    <w:rsid w:val="00DF20C4"/>
    <w:rsid w:val="00DF22CC"/>
    <w:rsid w:val="00DF23C8"/>
    <w:rsid w:val="00DF2558"/>
    <w:rsid w:val="00DF25A5"/>
    <w:rsid w:val="00DF267B"/>
    <w:rsid w:val="00DF280E"/>
    <w:rsid w:val="00DF2F73"/>
    <w:rsid w:val="00DF316D"/>
    <w:rsid w:val="00DF3208"/>
    <w:rsid w:val="00DF32A4"/>
    <w:rsid w:val="00DF3486"/>
    <w:rsid w:val="00DF3644"/>
    <w:rsid w:val="00DF36B4"/>
    <w:rsid w:val="00DF375B"/>
    <w:rsid w:val="00DF375D"/>
    <w:rsid w:val="00DF37D0"/>
    <w:rsid w:val="00DF3825"/>
    <w:rsid w:val="00DF3AE3"/>
    <w:rsid w:val="00DF3BA1"/>
    <w:rsid w:val="00DF3C84"/>
    <w:rsid w:val="00DF3D17"/>
    <w:rsid w:val="00DF3DF2"/>
    <w:rsid w:val="00DF3E33"/>
    <w:rsid w:val="00DF3E4C"/>
    <w:rsid w:val="00DF3EE6"/>
    <w:rsid w:val="00DF3F3A"/>
    <w:rsid w:val="00DF3F48"/>
    <w:rsid w:val="00DF3F80"/>
    <w:rsid w:val="00DF406A"/>
    <w:rsid w:val="00DF41B4"/>
    <w:rsid w:val="00DF42EA"/>
    <w:rsid w:val="00DF43EB"/>
    <w:rsid w:val="00DF4518"/>
    <w:rsid w:val="00DF45DA"/>
    <w:rsid w:val="00DF4741"/>
    <w:rsid w:val="00DF481F"/>
    <w:rsid w:val="00DF4A25"/>
    <w:rsid w:val="00DF4A83"/>
    <w:rsid w:val="00DF4E2C"/>
    <w:rsid w:val="00DF4E53"/>
    <w:rsid w:val="00DF503B"/>
    <w:rsid w:val="00DF517F"/>
    <w:rsid w:val="00DF51F3"/>
    <w:rsid w:val="00DF531B"/>
    <w:rsid w:val="00DF5388"/>
    <w:rsid w:val="00DF5396"/>
    <w:rsid w:val="00DF5525"/>
    <w:rsid w:val="00DF5571"/>
    <w:rsid w:val="00DF565F"/>
    <w:rsid w:val="00DF57EB"/>
    <w:rsid w:val="00DF58F7"/>
    <w:rsid w:val="00DF5B1A"/>
    <w:rsid w:val="00DF5BC1"/>
    <w:rsid w:val="00DF5DAA"/>
    <w:rsid w:val="00DF5EA2"/>
    <w:rsid w:val="00DF5ED4"/>
    <w:rsid w:val="00DF6205"/>
    <w:rsid w:val="00DF6267"/>
    <w:rsid w:val="00DF6492"/>
    <w:rsid w:val="00DF65B2"/>
    <w:rsid w:val="00DF667F"/>
    <w:rsid w:val="00DF66F6"/>
    <w:rsid w:val="00DF68AF"/>
    <w:rsid w:val="00DF6B13"/>
    <w:rsid w:val="00DF6D24"/>
    <w:rsid w:val="00DF6EA7"/>
    <w:rsid w:val="00DF6FD4"/>
    <w:rsid w:val="00DF6FD9"/>
    <w:rsid w:val="00DF7020"/>
    <w:rsid w:val="00DF71B0"/>
    <w:rsid w:val="00DF71D6"/>
    <w:rsid w:val="00DF71FF"/>
    <w:rsid w:val="00DF7235"/>
    <w:rsid w:val="00DF7288"/>
    <w:rsid w:val="00DF72F0"/>
    <w:rsid w:val="00DF742A"/>
    <w:rsid w:val="00DF74C7"/>
    <w:rsid w:val="00DF74CC"/>
    <w:rsid w:val="00DF74D7"/>
    <w:rsid w:val="00DF74EE"/>
    <w:rsid w:val="00DF75B2"/>
    <w:rsid w:val="00DF7773"/>
    <w:rsid w:val="00DF79FB"/>
    <w:rsid w:val="00DF7C60"/>
    <w:rsid w:val="00DF7C68"/>
    <w:rsid w:val="00DF7DB5"/>
    <w:rsid w:val="00DF7DDA"/>
    <w:rsid w:val="00DF7E06"/>
    <w:rsid w:val="00DF7EE9"/>
    <w:rsid w:val="00DF7EEA"/>
    <w:rsid w:val="00DF7F0C"/>
    <w:rsid w:val="00E0002B"/>
    <w:rsid w:val="00E00083"/>
    <w:rsid w:val="00E00297"/>
    <w:rsid w:val="00E004F5"/>
    <w:rsid w:val="00E0051B"/>
    <w:rsid w:val="00E006E1"/>
    <w:rsid w:val="00E00874"/>
    <w:rsid w:val="00E00925"/>
    <w:rsid w:val="00E00A28"/>
    <w:rsid w:val="00E00C0D"/>
    <w:rsid w:val="00E00C37"/>
    <w:rsid w:val="00E00E37"/>
    <w:rsid w:val="00E00ED3"/>
    <w:rsid w:val="00E00F7F"/>
    <w:rsid w:val="00E0102E"/>
    <w:rsid w:val="00E01139"/>
    <w:rsid w:val="00E012B5"/>
    <w:rsid w:val="00E01315"/>
    <w:rsid w:val="00E0141B"/>
    <w:rsid w:val="00E0173A"/>
    <w:rsid w:val="00E017B3"/>
    <w:rsid w:val="00E01807"/>
    <w:rsid w:val="00E018DD"/>
    <w:rsid w:val="00E019EC"/>
    <w:rsid w:val="00E01D2B"/>
    <w:rsid w:val="00E01D36"/>
    <w:rsid w:val="00E01E5D"/>
    <w:rsid w:val="00E02237"/>
    <w:rsid w:val="00E02271"/>
    <w:rsid w:val="00E022CD"/>
    <w:rsid w:val="00E0235E"/>
    <w:rsid w:val="00E0237C"/>
    <w:rsid w:val="00E023A6"/>
    <w:rsid w:val="00E02789"/>
    <w:rsid w:val="00E027B2"/>
    <w:rsid w:val="00E02C2E"/>
    <w:rsid w:val="00E02C8A"/>
    <w:rsid w:val="00E02DB6"/>
    <w:rsid w:val="00E02DEE"/>
    <w:rsid w:val="00E02E28"/>
    <w:rsid w:val="00E02EE4"/>
    <w:rsid w:val="00E033CA"/>
    <w:rsid w:val="00E03421"/>
    <w:rsid w:val="00E0342F"/>
    <w:rsid w:val="00E036AE"/>
    <w:rsid w:val="00E036C5"/>
    <w:rsid w:val="00E03AB3"/>
    <w:rsid w:val="00E03CE1"/>
    <w:rsid w:val="00E03DF3"/>
    <w:rsid w:val="00E03F1B"/>
    <w:rsid w:val="00E0408E"/>
    <w:rsid w:val="00E0425F"/>
    <w:rsid w:val="00E0441E"/>
    <w:rsid w:val="00E04425"/>
    <w:rsid w:val="00E048E9"/>
    <w:rsid w:val="00E0497A"/>
    <w:rsid w:val="00E04A0D"/>
    <w:rsid w:val="00E04CF0"/>
    <w:rsid w:val="00E04D28"/>
    <w:rsid w:val="00E04DDA"/>
    <w:rsid w:val="00E05287"/>
    <w:rsid w:val="00E0567A"/>
    <w:rsid w:val="00E057F3"/>
    <w:rsid w:val="00E05913"/>
    <w:rsid w:val="00E0592F"/>
    <w:rsid w:val="00E059EE"/>
    <w:rsid w:val="00E05C9D"/>
    <w:rsid w:val="00E05D4F"/>
    <w:rsid w:val="00E05F7F"/>
    <w:rsid w:val="00E05FAB"/>
    <w:rsid w:val="00E0613E"/>
    <w:rsid w:val="00E06528"/>
    <w:rsid w:val="00E065FE"/>
    <w:rsid w:val="00E0663D"/>
    <w:rsid w:val="00E0670B"/>
    <w:rsid w:val="00E06720"/>
    <w:rsid w:val="00E068B9"/>
    <w:rsid w:val="00E06A42"/>
    <w:rsid w:val="00E06A8A"/>
    <w:rsid w:val="00E06AD5"/>
    <w:rsid w:val="00E06ADE"/>
    <w:rsid w:val="00E06AEA"/>
    <w:rsid w:val="00E06B08"/>
    <w:rsid w:val="00E06B93"/>
    <w:rsid w:val="00E06BD9"/>
    <w:rsid w:val="00E06CBB"/>
    <w:rsid w:val="00E06F57"/>
    <w:rsid w:val="00E070E9"/>
    <w:rsid w:val="00E071B8"/>
    <w:rsid w:val="00E071D3"/>
    <w:rsid w:val="00E073C6"/>
    <w:rsid w:val="00E075BD"/>
    <w:rsid w:val="00E0775C"/>
    <w:rsid w:val="00E07B19"/>
    <w:rsid w:val="00E07B4C"/>
    <w:rsid w:val="00E07BAB"/>
    <w:rsid w:val="00E07C22"/>
    <w:rsid w:val="00E07C7B"/>
    <w:rsid w:val="00E07DC6"/>
    <w:rsid w:val="00E07DD3"/>
    <w:rsid w:val="00E07F93"/>
    <w:rsid w:val="00E07FCB"/>
    <w:rsid w:val="00E100C1"/>
    <w:rsid w:val="00E10299"/>
    <w:rsid w:val="00E10525"/>
    <w:rsid w:val="00E1052B"/>
    <w:rsid w:val="00E10748"/>
    <w:rsid w:val="00E108F9"/>
    <w:rsid w:val="00E10AB3"/>
    <w:rsid w:val="00E10BDD"/>
    <w:rsid w:val="00E10C6F"/>
    <w:rsid w:val="00E10FD9"/>
    <w:rsid w:val="00E11037"/>
    <w:rsid w:val="00E1108B"/>
    <w:rsid w:val="00E111D8"/>
    <w:rsid w:val="00E11223"/>
    <w:rsid w:val="00E11356"/>
    <w:rsid w:val="00E115E7"/>
    <w:rsid w:val="00E118B1"/>
    <w:rsid w:val="00E1199B"/>
    <w:rsid w:val="00E11A11"/>
    <w:rsid w:val="00E11A44"/>
    <w:rsid w:val="00E11A55"/>
    <w:rsid w:val="00E11A83"/>
    <w:rsid w:val="00E11ACC"/>
    <w:rsid w:val="00E11E4D"/>
    <w:rsid w:val="00E120BD"/>
    <w:rsid w:val="00E12108"/>
    <w:rsid w:val="00E12175"/>
    <w:rsid w:val="00E1230F"/>
    <w:rsid w:val="00E12560"/>
    <w:rsid w:val="00E12827"/>
    <w:rsid w:val="00E128AB"/>
    <w:rsid w:val="00E129F6"/>
    <w:rsid w:val="00E12AD7"/>
    <w:rsid w:val="00E12B4D"/>
    <w:rsid w:val="00E12D15"/>
    <w:rsid w:val="00E12E24"/>
    <w:rsid w:val="00E12EA9"/>
    <w:rsid w:val="00E12EBD"/>
    <w:rsid w:val="00E12FDC"/>
    <w:rsid w:val="00E131E5"/>
    <w:rsid w:val="00E13446"/>
    <w:rsid w:val="00E136C7"/>
    <w:rsid w:val="00E137E9"/>
    <w:rsid w:val="00E13862"/>
    <w:rsid w:val="00E13B75"/>
    <w:rsid w:val="00E13B79"/>
    <w:rsid w:val="00E13E0B"/>
    <w:rsid w:val="00E13FB5"/>
    <w:rsid w:val="00E14095"/>
    <w:rsid w:val="00E1451D"/>
    <w:rsid w:val="00E1453D"/>
    <w:rsid w:val="00E14656"/>
    <w:rsid w:val="00E146E1"/>
    <w:rsid w:val="00E149BD"/>
    <w:rsid w:val="00E14B9D"/>
    <w:rsid w:val="00E14CA0"/>
    <w:rsid w:val="00E14E06"/>
    <w:rsid w:val="00E14EDC"/>
    <w:rsid w:val="00E14EE2"/>
    <w:rsid w:val="00E14F86"/>
    <w:rsid w:val="00E15311"/>
    <w:rsid w:val="00E15369"/>
    <w:rsid w:val="00E154BE"/>
    <w:rsid w:val="00E15584"/>
    <w:rsid w:val="00E155E6"/>
    <w:rsid w:val="00E1565B"/>
    <w:rsid w:val="00E1576E"/>
    <w:rsid w:val="00E1582E"/>
    <w:rsid w:val="00E158FD"/>
    <w:rsid w:val="00E159B0"/>
    <w:rsid w:val="00E15B49"/>
    <w:rsid w:val="00E15C55"/>
    <w:rsid w:val="00E15D76"/>
    <w:rsid w:val="00E15DA5"/>
    <w:rsid w:val="00E15DF4"/>
    <w:rsid w:val="00E15F0B"/>
    <w:rsid w:val="00E160C2"/>
    <w:rsid w:val="00E16176"/>
    <w:rsid w:val="00E1629E"/>
    <w:rsid w:val="00E16620"/>
    <w:rsid w:val="00E16675"/>
    <w:rsid w:val="00E166E0"/>
    <w:rsid w:val="00E1671F"/>
    <w:rsid w:val="00E16968"/>
    <w:rsid w:val="00E16A43"/>
    <w:rsid w:val="00E16A80"/>
    <w:rsid w:val="00E16C8B"/>
    <w:rsid w:val="00E16DBB"/>
    <w:rsid w:val="00E16E38"/>
    <w:rsid w:val="00E16F8D"/>
    <w:rsid w:val="00E170A8"/>
    <w:rsid w:val="00E17127"/>
    <w:rsid w:val="00E17245"/>
    <w:rsid w:val="00E172B2"/>
    <w:rsid w:val="00E17321"/>
    <w:rsid w:val="00E1734C"/>
    <w:rsid w:val="00E17444"/>
    <w:rsid w:val="00E174CD"/>
    <w:rsid w:val="00E175E8"/>
    <w:rsid w:val="00E17633"/>
    <w:rsid w:val="00E176EC"/>
    <w:rsid w:val="00E176F0"/>
    <w:rsid w:val="00E177D4"/>
    <w:rsid w:val="00E17A67"/>
    <w:rsid w:val="00E17B92"/>
    <w:rsid w:val="00E17C1B"/>
    <w:rsid w:val="00E20017"/>
    <w:rsid w:val="00E20136"/>
    <w:rsid w:val="00E201C0"/>
    <w:rsid w:val="00E2039F"/>
    <w:rsid w:val="00E206ED"/>
    <w:rsid w:val="00E208BF"/>
    <w:rsid w:val="00E20924"/>
    <w:rsid w:val="00E20B14"/>
    <w:rsid w:val="00E20C2B"/>
    <w:rsid w:val="00E20C56"/>
    <w:rsid w:val="00E20CAE"/>
    <w:rsid w:val="00E20D01"/>
    <w:rsid w:val="00E20E7E"/>
    <w:rsid w:val="00E21099"/>
    <w:rsid w:val="00E21116"/>
    <w:rsid w:val="00E21280"/>
    <w:rsid w:val="00E212D4"/>
    <w:rsid w:val="00E21329"/>
    <w:rsid w:val="00E213A8"/>
    <w:rsid w:val="00E215AD"/>
    <w:rsid w:val="00E215E9"/>
    <w:rsid w:val="00E218B5"/>
    <w:rsid w:val="00E218F9"/>
    <w:rsid w:val="00E21B2A"/>
    <w:rsid w:val="00E21B4C"/>
    <w:rsid w:val="00E21FD9"/>
    <w:rsid w:val="00E220B6"/>
    <w:rsid w:val="00E22115"/>
    <w:rsid w:val="00E221A8"/>
    <w:rsid w:val="00E22297"/>
    <w:rsid w:val="00E225D5"/>
    <w:rsid w:val="00E22608"/>
    <w:rsid w:val="00E22691"/>
    <w:rsid w:val="00E22724"/>
    <w:rsid w:val="00E22791"/>
    <w:rsid w:val="00E22990"/>
    <w:rsid w:val="00E22D17"/>
    <w:rsid w:val="00E23070"/>
    <w:rsid w:val="00E23124"/>
    <w:rsid w:val="00E23492"/>
    <w:rsid w:val="00E234FE"/>
    <w:rsid w:val="00E23983"/>
    <w:rsid w:val="00E23D35"/>
    <w:rsid w:val="00E23DDB"/>
    <w:rsid w:val="00E23E5E"/>
    <w:rsid w:val="00E23EB5"/>
    <w:rsid w:val="00E23EB7"/>
    <w:rsid w:val="00E23EE9"/>
    <w:rsid w:val="00E2410D"/>
    <w:rsid w:val="00E24179"/>
    <w:rsid w:val="00E241FB"/>
    <w:rsid w:val="00E242F3"/>
    <w:rsid w:val="00E24523"/>
    <w:rsid w:val="00E24524"/>
    <w:rsid w:val="00E24728"/>
    <w:rsid w:val="00E247D9"/>
    <w:rsid w:val="00E247DD"/>
    <w:rsid w:val="00E2495B"/>
    <w:rsid w:val="00E24B58"/>
    <w:rsid w:val="00E24B84"/>
    <w:rsid w:val="00E24DB7"/>
    <w:rsid w:val="00E2504B"/>
    <w:rsid w:val="00E25168"/>
    <w:rsid w:val="00E25241"/>
    <w:rsid w:val="00E253FB"/>
    <w:rsid w:val="00E25491"/>
    <w:rsid w:val="00E258D2"/>
    <w:rsid w:val="00E25B25"/>
    <w:rsid w:val="00E25B2E"/>
    <w:rsid w:val="00E25C8C"/>
    <w:rsid w:val="00E25D70"/>
    <w:rsid w:val="00E25EBA"/>
    <w:rsid w:val="00E260C2"/>
    <w:rsid w:val="00E260F3"/>
    <w:rsid w:val="00E2623D"/>
    <w:rsid w:val="00E26487"/>
    <w:rsid w:val="00E264BD"/>
    <w:rsid w:val="00E265BA"/>
    <w:rsid w:val="00E2691B"/>
    <w:rsid w:val="00E269EA"/>
    <w:rsid w:val="00E26C4D"/>
    <w:rsid w:val="00E26C9B"/>
    <w:rsid w:val="00E26CE1"/>
    <w:rsid w:val="00E26D4B"/>
    <w:rsid w:val="00E26F22"/>
    <w:rsid w:val="00E26FEC"/>
    <w:rsid w:val="00E270BC"/>
    <w:rsid w:val="00E27220"/>
    <w:rsid w:val="00E27264"/>
    <w:rsid w:val="00E272D3"/>
    <w:rsid w:val="00E27337"/>
    <w:rsid w:val="00E2749C"/>
    <w:rsid w:val="00E275E2"/>
    <w:rsid w:val="00E276C1"/>
    <w:rsid w:val="00E2777A"/>
    <w:rsid w:val="00E27853"/>
    <w:rsid w:val="00E27897"/>
    <w:rsid w:val="00E278C3"/>
    <w:rsid w:val="00E279AF"/>
    <w:rsid w:val="00E279D5"/>
    <w:rsid w:val="00E27A1E"/>
    <w:rsid w:val="00E27A4D"/>
    <w:rsid w:val="00E27A87"/>
    <w:rsid w:val="00E27CCC"/>
    <w:rsid w:val="00E27D91"/>
    <w:rsid w:val="00E27D92"/>
    <w:rsid w:val="00E27D9B"/>
    <w:rsid w:val="00E27FE1"/>
    <w:rsid w:val="00E30082"/>
    <w:rsid w:val="00E30103"/>
    <w:rsid w:val="00E3033F"/>
    <w:rsid w:val="00E304BA"/>
    <w:rsid w:val="00E30899"/>
    <w:rsid w:val="00E30A33"/>
    <w:rsid w:val="00E30A4F"/>
    <w:rsid w:val="00E30B54"/>
    <w:rsid w:val="00E30C88"/>
    <w:rsid w:val="00E30E0B"/>
    <w:rsid w:val="00E30EDA"/>
    <w:rsid w:val="00E30F74"/>
    <w:rsid w:val="00E30FF1"/>
    <w:rsid w:val="00E31154"/>
    <w:rsid w:val="00E3142F"/>
    <w:rsid w:val="00E31466"/>
    <w:rsid w:val="00E3152F"/>
    <w:rsid w:val="00E3164B"/>
    <w:rsid w:val="00E316C3"/>
    <w:rsid w:val="00E31729"/>
    <w:rsid w:val="00E31981"/>
    <w:rsid w:val="00E31AA2"/>
    <w:rsid w:val="00E31AC1"/>
    <w:rsid w:val="00E31AC6"/>
    <w:rsid w:val="00E31D32"/>
    <w:rsid w:val="00E31EA2"/>
    <w:rsid w:val="00E31F04"/>
    <w:rsid w:val="00E31F23"/>
    <w:rsid w:val="00E31F53"/>
    <w:rsid w:val="00E320C3"/>
    <w:rsid w:val="00E32126"/>
    <w:rsid w:val="00E3212B"/>
    <w:rsid w:val="00E32439"/>
    <w:rsid w:val="00E324D7"/>
    <w:rsid w:val="00E32650"/>
    <w:rsid w:val="00E32805"/>
    <w:rsid w:val="00E328E2"/>
    <w:rsid w:val="00E32B3E"/>
    <w:rsid w:val="00E32B80"/>
    <w:rsid w:val="00E32BE3"/>
    <w:rsid w:val="00E32D16"/>
    <w:rsid w:val="00E32D62"/>
    <w:rsid w:val="00E32E6A"/>
    <w:rsid w:val="00E32F95"/>
    <w:rsid w:val="00E32FCA"/>
    <w:rsid w:val="00E32FD8"/>
    <w:rsid w:val="00E331B6"/>
    <w:rsid w:val="00E331EB"/>
    <w:rsid w:val="00E33533"/>
    <w:rsid w:val="00E33566"/>
    <w:rsid w:val="00E33571"/>
    <w:rsid w:val="00E3361A"/>
    <w:rsid w:val="00E33695"/>
    <w:rsid w:val="00E33697"/>
    <w:rsid w:val="00E336E0"/>
    <w:rsid w:val="00E337E4"/>
    <w:rsid w:val="00E33914"/>
    <w:rsid w:val="00E339FC"/>
    <w:rsid w:val="00E33A07"/>
    <w:rsid w:val="00E33A0F"/>
    <w:rsid w:val="00E33BA8"/>
    <w:rsid w:val="00E33BD9"/>
    <w:rsid w:val="00E33F74"/>
    <w:rsid w:val="00E34021"/>
    <w:rsid w:val="00E3405E"/>
    <w:rsid w:val="00E340BD"/>
    <w:rsid w:val="00E34182"/>
    <w:rsid w:val="00E341B0"/>
    <w:rsid w:val="00E34239"/>
    <w:rsid w:val="00E34257"/>
    <w:rsid w:val="00E34394"/>
    <w:rsid w:val="00E345AC"/>
    <w:rsid w:val="00E3480B"/>
    <w:rsid w:val="00E348B2"/>
    <w:rsid w:val="00E3499E"/>
    <w:rsid w:val="00E34B84"/>
    <w:rsid w:val="00E34C5A"/>
    <w:rsid w:val="00E34F9F"/>
    <w:rsid w:val="00E35089"/>
    <w:rsid w:val="00E35492"/>
    <w:rsid w:val="00E35590"/>
    <w:rsid w:val="00E3562D"/>
    <w:rsid w:val="00E35822"/>
    <w:rsid w:val="00E35C95"/>
    <w:rsid w:val="00E35D01"/>
    <w:rsid w:val="00E35D4C"/>
    <w:rsid w:val="00E35E5F"/>
    <w:rsid w:val="00E35F82"/>
    <w:rsid w:val="00E35FE2"/>
    <w:rsid w:val="00E36128"/>
    <w:rsid w:val="00E3612B"/>
    <w:rsid w:val="00E3614D"/>
    <w:rsid w:val="00E361F9"/>
    <w:rsid w:val="00E36254"/>
    <w:rsid w:val="00E36424"/>
    <w:rsid w:val="00E368DF"/>
    <w:rsid w:val="00E36983"/>
    <w:rsid w:val="00E36A39"/>
    <w:rsid w:val="00E36A78"/>
    <w:rsid w:val="00E36A7A"/>
    <w:rsid w:val="00E36CE2"/>
    <w:rsid w:val="00E36D55"/>
    <w:rsid w:val="00E36E5B"/>
    <w:rsid w:val="00E36FA4"/>
    <w:rsid w:val="00E370C2"/>
    <w:rsid w:val="00E372F9"/>
    <w:rsid w:val="00E37358"/>
    <w:rsid w:val="00E375A4"/>
    <w:rsid w:val="00E375D4"/>
    <w:rsid w:val="00E3764E"/>
    <w:rsid w:val="00E3795A"/>
    <w:rsid w:val="00E37AA7"/>
    <w:rsid w:val="00E37F18"/>
    <w:rsid w:val="00E402DF"/>
    <w:rsid w:val="00E403EB"/>
    <w:rsid w:val="00E408C7"/>
    <w:rsid w:val="00E40904"/>
    <w:rsid w:val="00E40A3A"/>
    <w:rsid w:val="00E40A41"/>
    <w:rsid w:val="00E40A8F"/>
    <w:rsid w:val="00E40AB3"/>
    <w:rsid w:val="00E40C28"/>
    <w:rsid w:val="00E40CAE"/>
    <w:rsid w:val="00E40CFA"/>
    <w:rsid w:val="00E40D40"/>
    <w:rsid w:val="00E4104B"/>
    <w:rsid w:val="00E41142"/>
    <w:rsid w:val="00E4124A"/>
    <w:rsid w:val="00E41595"/>
    <w:rsid w:val="00E41647"/>
    <w:rsid w:val="00E4170C"/>
    <w:rsid w:val="00E41722"/>
    <w:rsid w:val="00E41886"/>
    <w:rsid w:val="00E4188F"/>
    <w:rsid w:val="00E41BB8"/>
    <w:rsid w:val="00E41D7E"/>
    <w:rsid w:val="00E41D87"/>
    <w:rsid w:val="00E41DA6"/>
    <w:rsid w:val="00E41F05"/>
    <w:rsid w:val="00E41F14"/>
    <w:rsid w:val="00E41FBE"/>
    <w:rsid w:val="00E41FD9"/>
    <w:rsid w:val="00E42001"/>
    <w:rsid w:val="00E42058"/>
    <w:rsid w:val="00E421B5"/>
    <w:rsid w:val="00E422A4"/>
    <w:rsid w:val="00E423D2"/>
    <w:rsid w:val="00E424FA"/>
    <w:rsid w:val="00E4261A"/>
    <w:rsid w:val="00E426BC"/>
    <w:rsid w:val="00E42706"/>
    <w:rsid w:val="00E42AEC"/>
    <w:rsid w:val="00E42C6A"/>
    <w:rsid w:val="00E42D0C"/>
    <w:rsid w:val="00E42D17"/>
    <w:rsid w:val="00E42D64"/>
    <w:rsid w:val="00E42F3A"/>
    <w:rsid w:val="00E42F6A"/>
    <w:rsid w:val="00E4307B"/>
    <w:rsid w:val="00E43159"/>
    <w:rsid w:val="00E4321B"/>
    <w:rsid w:val="00E434E2"/>
    <w:rsid w:val="00E43610"/>
    <w:rsid w:val="00E436B2"/>
    <w:rsid w:val="00E43AEA"/>
    <w:rsid w:val="00E43B41"/>
    <w:rsid w:val="00E43BB0"/>
    <w:rsid w:val="00E43C1A"/>
    <w:rsid w:val="00E43CDE"/>
    <w:rsid w:val="00E43E08"/>
    <w:rsid w:val="00E43F48"/>
    <w:rsid w:val="00E4419D"/>
    <w:rsid w:val="00E44219"/>
    <w:rsid w:val="00E44361"/>
    <w:rsid w:val="00E44385"/>
    <w:rsid w:val="00E44396"/>
    <w:rsid w:val="00E44932"/>
    <w:rsid w:val="00E44A31"/>
    <w:rsid w:val="00E44D42"/>
    <w:rsid w:val="00E44D51"/>
    <w:rsid w:val="00E44DA4"/>
    <w:rsid w:val="00E44EAB"/>
    <w:rsid w:val="00E45074"/>
    <w:rsid w:val="00E452AC"/>
    <w:rsid w:val="00E452E5"/>
    <w:rsid w:val="00E452F1"/>
    <w:rsid w:val="00E45322"/>
    <w:rsid w:val="00E453AC"/>
    <w:rsid w:val="00E45417"/>
    <w:rsid w:val="00E454E3"/>
    <w:rsid w:val="00E45578"/>
    <w:rsid w:val="00E456F1"/>
    <w:rsid w:val="00E457A0"/>
    <w:rsid w:val="00E45EB1"/>
    <w:rsid w:val="00E46012"/>
    <w:rsid w:val="00E460BA"/>
    <w:rsid w:val="00E46156"/>
    <w:rsid w:val="00E46185"/>
    <w:rsid w:val="00E46239"/>
    <w:rsid w:val="00E4623B"/>
    <w:rsid w:val="00E4629C"/>
    <w:rsid w:val="00E4647E"/>
    <w:rsid w:val="00E46549"/>
    <w:rsid w:val="00E46663"/>
    <w:rsid w:val="00E46732"/>
    <w:rsid w:val="00E467E2"/>
    <w:rsid w:val="00E46984"/>
    <w:rsid w:val="00E469B9"/>
    <w:rsid w:val="00E469DB"/>
    <w:rsid w:val="00E46AB1"/>
    <w:rsid w:val="00E46ADF"/>
    <w:rsid w:val="00E46B5C"/>
    <w:rsid w:val="00E46BAE"/>
    <w:rsid w:val="00E46C05"/>
    <w:rsid w:val="00E46F00"/>
    <w:rsid w:val="00E46FE2"/>
    <w:rsid w:val="00E47024"/>
    <w:rsid w:val="00E47122"/>
    <w:rsid w:val="00E472D7"/>
    <w:rsid w:val="00E4745F"/>
    <w:rsid w:val="00E475BD"/>
    <w:rsid w:val="00E475DD"/>
    <w:rsid w:val="00E4761E"/>
    <w:rsid w:val="00E47777"/>
    <w:rsid w:val="00E47B4D"/>
    <w:rsid w:val="00E47D6F"/>
    <w:rsid w:val="00E47EBE"/>
    <w:rsid w:val="00E47F1F"/>
    <w:rsid w:val="00E50062"/>
    <w:rsid w:val="00E505F2"/>
    <w:rsid w:val="00E50669"/>
    <w:rsid w:val="00E506CE"/>
    <w:rsid w:val="00E50717"/>
    <w:rsid w:val="00E50826"/>
    <w:rsid w:val="00E509A6"/>
    <w:rsid w:val="00E509CC"/>
    <w:rsid w:val="00E50B32"/>
    <w:rsid w:val="00E50DD5"/>
    <w:rsid w:val="00E50DDF"/>
    <w:rsid w:val="00E50DF5"/>
    <w:rsid w:val="00E50E4D"/>
    <w:rsid w:val="00E5106F"/>
    <w:rsid w:val="00E5112C"/>
    <w:rsid w:val="00E5154C"/>
    <w:rsid w:val="00E515FE"/>
    <w:rsid w:val="00E51620"/>
    <w:rsid w:val="00E5165D"/>
    <w:rsid w:val="00E51671"/>
    <w:rsid w:val="00E5174A"/>
    <w:rsid w:val="00E5174E"/>
    <w:rsid w:val="00E5182A"/>
    <w:rsid w:val="00E51857"/>
    <w:rsid w:val="00E51BBA"/>
    <w:rsid w:val="00E51D2E"/>
    <w:rsid w:val="00E52015"/>
    <w:rsid w:val="00E5201C"/>
    <w:rsid w:val="00E520A8"/>
    <w:rsid w:val="00E52410"/>
    <w:rsid w:val="00E524CB"/>
    <w:rsid w:val="00E524EB"/>
    <w:rsid w:val="00E526E0"/>
    <w:rsid w:val="00E52896"/>
    <w:rsid w:val="00E52912"/>
    <w:rsid w:val="00E52A7F"/>
    <w:rsid w:val="00E52AB7"/>
    <w:rsid w:val="00E52B38"/>
    <w:rsid w:val="00E52C89"/>
    <w:rsid w:val="00E52F4E"/>
    <w:rsid w:val="00E52F93"/>
    <w:rsid w:val="00E52FA4"/>
    <w:rsid w:val="00E53099"/>
    <w:rsid w:val="00E531E4"/>
    <w:rsid w:val="00E5347C"/>
    <w:rsid w:val="00E536C7"/>
    <w:rsid w:val="00E53821"/>
    <w:rsid w:val="00E53950"/>
    <w:rsid w:val="00E539AE"/>
    <w:rsid w:val="00E53B13"/>
    <w:rsid w:val="00E53B2C"/>
    <w:rsid w:val="00E53DA3"/>
    <w:rsid w:val="00E53DFA"/>
    <w:rsid w:val="00E53E5E"/>
    <w:rsid w:val="00E53EBD"/>
    <w:rsid w:val="00E53F1D"/>
    <w:rsid w:val="00E53F76"/>
    <w:rsid w:val="00E54054"/>
    <w:rsid w:val="00E541B8"/>
    <w:rsid w:val="00E541E1"/>
    <w:rsid w:val="00E541E8"/>
    <w:rsid w:val="00E54205"/>
    <w:rsid w:val="00E5422C"/>
    <w:rsid w:val="00E54247"/>
    <w:rsid w:val="00E54331"/>
    <w:rsid w:val="00E5437C"/>
    <w:rsid w:val="00E543C1"/>
    <w:rsid w:val="00E543ED"/>
    <w:rsid w:val="00E545C2"/>
    <w:rsid w:val="00E54863"/>
    <w:rsid w:val="00E548C6"/>
    <w:rsid w:val="00E5490F"/>
    <w:rsid w:val="00E5492F"/>
    <w:rsid w:val="00E54A6B"/>
    <w:rsid w:val="00E54BD7"/>
    <w:rsid w:val="00E54C28"/>
    <w:rsid w:val="00E54EF6"/>
    <w:rsid w:val="00E550D9"/>
    <w:rsid w:val="00E555CE"/>
    <w:rsid w:val="00E5576A"/>
    <w:rsid w:val="00E5587B"/>
    <w:rsid w:val="00E55A86"/>
    <w:rsid w:val="00E55BA6"/>
    <w:rsid w:val="00E55CAE"/>
    <w:rsid w:val="00E55D25"/>
    <w:rsid w:val="00E55D5E"/>
    <w:rsid w:val="00E55DDE"/>
    <w:rsid w:val="00E560EE"/>
    <w:rsid w:val="00E560FA"/>
    <w:rsid w:val="00E56100"/>
    <w:rsid w:val="00E56442"/>
    <w:rsid w:val="00E56559"/>
    <w:rsid w:val="00E56775"/>
    <w:rsid w:val="00E567B1"/>
    <w:rsid w:val="00E56862"/>
    <w:rsid w:val="00E56916"/>
    <w:rsid w:val="00E5691D"/>
    <w:rsid w:val="00E569F5"/>
    <w:rsid w:val="00E56B41"/>
    <w:rsid w:val="00E56CC7"/>
    <w:rsid w:val="00E56D0E"/>
    <w:rsid w:val="00E57242"/>
    <w:rsid w:val="00E57609"/>
    <w:rsid w:val="00E57ADE"/>
    <w:rsid w:val="00E57BC6"/>
    <w:rsid w:val="00E57C09"/>
    <w:rsid w:val="00E57D56"/>
    <w:rsid w:val="00E57DC2"/>
    <w:rsid w:val="00E6010B"/>
    <w:rsid w:val="00E6018E"/>
    <w:rsid w:val="00E601E3"/>
    <w:rsid w:val="00E6027C"/>
    <w:rsid w:val="00E6049F"/>
    <w:rsid w:val="00E6070B"/>
    <w:rsid w:val="00E6071D"/>
    <w:rsid w:val="00E6074D"/>
    <w:rsid w:val="00E60948"/>
    <w:rsid w:val="00E6094C"/>
    <w:rsid w:val="00E60BE5"/>
    <w:rsid w:val="00E61109"/>
    <w:rsid w:val="00E612F6"/>
    <w:rsid w:val="00E61405"/>
    <w:rsid w:val="00E6175D"/>
    <w:rsid w:val="00E61A8A"/>
    <w:rsid w:val="00E61B34"/>
    <w:rsid w:val="00E61B69"/>
    <w:rsid w:val="00E61C72"/>
    <w:rsid w:val="00E61C85"/>
    <w:rsid w:val="00E61CC6"/>
    <w:rsid w:val="00E61D6A"/>
    <w:rsid w:val="00E61F0E"/>
    <w:rsid w:val="00E61F64"/>
    <w:rsid w:val="00E61F68"/>
    <w:rsid w:val="00E62075"/>
    <w:rsid w:val="00E6225A"/>
    <w:rsid w:val="00E622E1"/>
    <w:rsid w:val="00E62344"/>
    <w:rsid w:val="00E62464"/>
    <w:rsid w:val="00E62810"/>
    <w:rsid w:val="00E62854"/>
    <w:rsid w:val="00E62890"/>
    <w:rsid w:val="00E6289D"/>
    <w:rsid w:val="00E62B47"/>
    <w:rsid w:val="00E62CF0"/>
    <w:rsid w:val="00E62E3E"/>
    <w:rsid w:val="00E62E83"/>
    <w:rsid w:val="00E62EB0"/>
    <w:rsid w:val="00E62F95"/>
    <w:rsid w:val="00E631FC"/>
    <w:rsid w:val="00E6323C"/>
    <w:rsid w:val="00E6331B"/>
    <w:rsid w:val="00E636AD"/>
    <w:rsid w:val="00E6372A"/>
    <w:rsid w:val="00E6393C"/>
    <w:rsid w:val="00E63941"/>
    <w:rsid w:val="00E639AA"/>
    <w:rsid w:val="00E639BB"/>
    <w:rsid w:val="00E63B15"/>
    <w:rsid w:val="00E63B64"/>
    <w:rsid w:val="00E63CFF"/>
    <w:rsid w:val="00E63D29"/>
    <w:rsid w:val="00E63D46"/>
    <w:rsid w:val="00E63E98"/>
    <w:rsid w:val="00E6410B"/>
    <w:rsid w:val="00E64144"/>
    <w:rsid w:val="00E641C3"/>
    <w:rsid w:val="00E64266"/>
    <w:rsid w:val="00E64283"/>
    <w:rsid w:val="00E64582"/>
    <w:rsid w:val="00E645D9"/>
    <w:rsid w:val="00E6465C"/>
    <w:rsid w:val="00E646AC"/>
    <w:rsid w:val="00E646BD"/>
    <w:rsid w:val="00E647FF"/>
    <w:rsid w:val="00E64886"/>
    <w:rsid w:val="00E648A4"/>
    <w:rsid w:val="00E6496C"/>
    <w:rsid w:val="00E649D9"/>
    <w:rsid w:val="00E64C10"/>
    <w:rsid w:val="00E64DD7"/>
    <w:rsid w:val="00E64EBD"/>
    <w:rsid w:val="00E64F52"/>
    <w:rsid w:val="00E6507E"/>
    <w:rsid w:val="00E65137"/>
    <w:rsid w:val="00E6518A"/>
    <w:rsid w:val="00E65280"/>
    <w:rsid w:val="00E652C1"/>
    <w:rsid w:val="00E653D5"/>
    <w:rsid w:val="00E65611"/>
    <w:rsid w:val="00E6561F"/>
    <w:rsid w:val="00E65629"/>
    <w:rsid w:val="00E65703"/>
    <w:rsid w:val="00E6576C"/>
    <w:rsid w:val="00E6577F"/>
    <w:rsid w:val="00E65812"/>
    <w:rsid w:val="00E65918"/>
    <w:rsid w:val="00E659F4"/>
    <w:rsid w:val="00E65A3D"/>
    <w:rsid w:val="00E65C17"/>
    <w:rsid w:val="00E65CFC"/>
    <w:rsid w:val="00E65DEC"/>
    <w:rsid w:val="00E65F56"/>
    <w:rsid w:val="00E6602F"/>
    <w:rsid w:val="00E6613C"/>
    <w:rsid w:val="00E66207"/>
    <w:rsid w:val="00E662EE"/>
    <w:rsid w:val="00E663B0"/>
    <w:rsid w:val="00E6645C"/>
    <w:rsid w:val="00E66552"/>
    <w:rsid w:val="00E665AF"/>
    <w:rsid w:val="00E665C5"/>
    <w:rsid w:val="00E66638"/>
    <w:rsid w:val="00E66794"/>
    <w:rsid w:val="00E66831"/>
    <w:rsid w:val="00E66B33"/>
    <w:rsid w:val="00E66BBA"/>
    <w:rsid w:val="00E66C0C"/>
    <w:rsid w:val="00E66C34"/>
    <w:rsid w:val="00E66D0A"/>
    <w:rsid w:val="00E67022"/>
    <w:rsid w:val="00E6704E"/>
    <w:rsid w:val="00E67179"/>
    <w:rsid w:val="00E67237"/>
    <w:rsid w:val="00E672DD"/>
    <w:rsid w:val="00E673CD"/>
    <w:rsid w:val="00E673D3"/>
    <w:rsid w:val="00E67436"/>
    <w:rsid w:val="00E674B9"/>
    <w:rsid w:val="00E67508"/>
    <w:rsid w:val="00E675A2"/>
    <w:rsid w:val="00E675DB"/>
    <w:rsid w:val="00E67615"/>
    <w:rsid w:val="00E676F7"/>
    <w:rsid w:val="00E677A7"/>
    <w:rsid w:val="00E67800"/>
    <w:rsid w:val="00E6792E"/>
    <w:rsid w:val="00E67A82"/>
    <w:rsid w:val="00E67AFC"/>
    <w:rsid w:val="00E67BE1"/>
    <w:rsid w:val="00E67C40"/>
    <w:rsid w:val="00E67C8E"/>
    <w:rsid w:val="00E67E71"/>
    <w:rsid w:val="00E67EF6"/>
    <w:rsid w:val="00E7009A"/>
    <w:rsid w:val="00E700ED"/>
    <w:rsid w:val="00E70415"/>
    <w:rsid w:val="00E7059F"/>
    <w:rsid w:val="00E70713"/>
    <w:rsid w:val="00E70744"/>
    <w:rsid w:val="00E70807"/>
    <w:rsid w:val="00E70873"/>
    <w:rsid w:val="00E70902"/>
    <w:rsid w:val="00E70951"/>
    <w:rsid w:val="00E7095A"/>
    <w:rsid w:val="00E70A4C"/>
    <w:rsid w:val="00E70BBD"/>
    <w:rsid w:val="00E70C14"/>
    <w:rsid w:val="00E70CD5"/>
    <w:rsid w:val="00E70EC0"/>
    <w:rsid w:val="00E7105D"/>
    <w:rsid w:val="00E710C9"/>
    <w:rsid w:val="00E7115A"/>
    <w:rsid w:val="00E712E3"/>
    <w:rsid w:val="00E71370"/>
    <w:rsid w:val="00E713B5"/>
    <w:rsid w:val="00E713D1"/>
    <w:rsid w:val="00E713D8"/>
    <w:rsid w:val="00E71440"/>
    <w:rsid w:val="00E718BD"/>
    <w:rsid w:val="00E718CE"/>
    <w:rsid w:val="00E71B71"/>
    <w:rsid w:val="00E71CD1"/>
    <w:rsid w:val="00E71CFE"/>
    <w:rsid w:val="00E7206F"/>
    <w:rsid w:val="00E721E2"/>
    <w:rsid w:val="00E725D0"/>
    <w:rsid w:val="00E725E0"/>
    <w:rsid w:val="00E72628"/>
    <w:rsid w:val="00E7266E"/>
    <w:rsid w:val="00E72749"/>
    <w:rsid w:val="00E728D5"/>
    <w:rsid w:val="00E7290A"/>
    <w:rsid w:val="00E7292E"/>
    <w:rsid w:val="00E72C57"/>
    <w:rsid w:val="00E72C65"/>
    <w:rsid w:val="00E72C9E"/>
    <w:rsid w:val="00E72FC9"/>
    <w:rsid w:val="00E72FE5"/>
    <w:rsid w:val="00E7300D"/>
    <w:rsid w:val="00E731CE"/>
    <w:rsid w:val="00E73270"/>
    <w:rsid w:val="00E73560"/>
    <w:rsid w:val="00E7357E"/>
    <w:rsid w:val="00E7396B"/>
    <w:rsid w:val="00E73AFA"/>
    <w:rsid w:val="00E73BB1"/>
    <w:rsid w:val="00E73DA3"/>
    <w:rsid w:val="00E73DD0"/>
    <w:rsid w:val="00E73F1F"/>
    <w:rsid w:val="00E74286"/>
    <w:rsid w:val="00E742E1"/>
    <w:rsid w:val="00E74514"/>
    <w:rsid w:val="00E7454C"/>
    <w:rsid w:val="00E745F6"/>
    <w:rsid w:val="00E7480E"/>
    <w:rsid w:val="00E74876"/>
    <w:rsid w:val="00E74883"/>
    <w:rsid w:val="00E74AC6"/>
    <w:rsid w:val="00E74B51"/>
    <w:rsid w:val="00E74D04"/>
    <w:rsid w:val="00E750AA"/>
    <w:rsid w:val="00E75197"/>
    <w:rsid w:val="00E752B0"/>
    <w:rsid w:val="00E75534"/>
    <w:rsid w:val="00E75681"/>
    <w:rsid w:val="00E75861"/>
    <w:rsid w:val="00E7586A"/>
    <w:rsid w:val="00E758A1"/>
    <w:rsid w:val="00E75A55"/>
    <w:rsid w:val="00E75A6B"/>
    <w:rsid w:val="00E75C51"/>
    <w:rsid w:val="00E75C76"/>
    <w:rsid w:val="00E75D21"/>
    <w:rsid w:val="00E75D90"/>
    <w:rsid w:val="00E75EF9"/>
    <w:rsid w:val="00E76088"/>
    <w:rsid w:val="00E762FA"/>
    <w:rsid w:val="00E7644C"/>
    <w:rsid w:val="00E76468"/>
    <w:rsid w:val="00E764E4"/>
    <w:rsid w:val="00E76524"/>
    <w:rsid w:val="00E766A4"/>
    <w:rsid w:val="00E766F1"/>
    <w:rsid w:val="00E768DF"/>
    <w:rsid w:val="00E76AB3"/>
    <w:rsid w:val="00E76E91"/>
    <w:rsid w:val="00E76F98"/>
    <w:rsid w:val="00E7736D"/>
    <w:rsid w:val="00E77485"/>
    <w:rsid w:val="00E7748F"/>
    <w:rsid w:val="00E7758F"/>
    <w:rsid w:val="00E775E7"/>
    <w:rsid w:val="00E775EA"/>
    <w:rsid w:val="00E7761E"/>
    <w:rsid w:val="00E77783"/>
    <w:rsid w:val="00E77830"/>
    <w:rsid w:val="00E7786A"/>
    <w:rsid w:val="00E77B38"/>
    <w:rsid w:val="00E77D15"/>
    <w:rsid w:val="00E77DB4"/>
    <w:rsid w:val="00E77E23"/>
    <w:rsid w:val="00E77E36"/>
    <w:rsid w:val="00E77E8B"/>
    <w:rsid w:val="00E77E9E"/>
    <w:rsid w:val="00E77F30"/>
    <w:rsid w:val="00E80044"/>
    <w:rsid w:val="00E8020D"/>
    <w:rsid w:val="00E8020E"/>
    <w:rsid w:val="00E80217"/>
    <w:rsid w:val="00E80249"/>
    <w:rsid w:val="00E8041F"/>
    <w:rsid w:val="00E80485"/>
    <w:rsid w:val="00E80535"/>
    <w:rsid w:val="00E80747"/>
    <w:rsid w:val="00E80834"/>
    <w:rsid w:val="00E8090D"/>
    <w:rsid w:val="00E80ABF"/>
    <w:rsid w:val="00E80AFE"/>
    <w:rsid w:val="00E80BFA"/>
    <w:rsid w:val="00E80CDE"/>
    <w:rsid w:val="00E80E3B"/>
    <w:rsid w:val="00E80F65"/>
    <w:rsid w:val="00E81178"/>
    <w:rsid w:val="00E811FC"/>
    <w:rsid w:val="00E8124B"/>
    <w:rsid w:val="00E8127F"/>
    <w:rsid w:val="00E81406"/>
    <w:rsid w:val="00E81407"/>
    <w:rsid w:val="00E8151E"/>
    <w:rsid w:val="00E81653"/>
    <w:rsid w:val="00E8169F"/>
    <w:rsid w:val="00E81826"/>
    <w:rsid w:val="00E818B1"/>
    <w:rsid w:val="00E81A62"/>
    <w:rsid w:val="00E81AAB"/>
    <w:rsid w:val="00E81AC3"/>
    <w:rsid w:val="00E81B15"/>
    <w:rsid w:val="00E81B25"/>
    <w:rsid w:val="00E81DD3"/>
    <w:rsid w:val="00E81DD7"/>
    <w:rsid w:val="00E81E38"/>
    <w:rsid w:val="00E81F00"/>
    <w:rsid w:val="00E82008"/>
    <w:rsid w:val="00E82010"/>
    <w:rsid w:val="00E82038"/>
    <w:rsid w:val="00E823B3"/>
    <w:rsid w:val="00E824DE"/>
    <w:rsid w:val="00E82534"/>
    <w:rsid w:val="00E825A5"/>
    <w:rsid w:val="00E825BF"/>
    <w:rsid w:val="00E825CB"/>
    <w:rsid w:val="00E82913"/>
    <w:rsid w:val="00E82A70"/>
    <w:rsid w:val="00E82B8D"/>
    <w:rsid w:val="00E82B90"/>
    <w:rsid w:val="00E82B93"/>
    <w:rsid w:val="00E82DD5"/>
    <w:rsid w:val="00E82DF1"/>
    <w:rsid w:val="00E82E28"/>
    <w:rsid w:val="00E82F32"/>
    <w:rsid w:val="00E830A5"/>
    <w:rsid w:val="00E832ED"/>
    <w:rsid w:val="00E83608"/>
    <w:rsid w:val="00E8360C"/>
    <w:rsid w:val="00E838B1"/>
    <w:rsid w:val="00E83B75"/>
    <w:rsid w:val="00E83B96"/>
    <w:rsid w:val="00E83BD4"/>
    <w:rsid w:val="00E83DC3"/>
    <w:rsid w:val="00E83DFC"/>
    <w:rsid w:val="00E83FF0"/>
    <w:rsid w:val="00E8413F"/>
    <w:rsid w:val="00E84194"/>
    <w:rsid w:val="00E841EC"/>
    <w:rsid w:val="00E84368"/>
    <w:rsid w:val="00E8441B"/>
    <w:rsid w:val="00E8465A"/>
    <w:rsid w:val="00E846F0"/>
    <w:rsid w:val="00E84868"/>
    <w:rsid w:val="00E848F1"/>
    <w:rsid w:val="00E84931"/>
    <w:rsid w:val="00E84941"/>
    <w:rsid w:val="00E8497C"/>
    <w:rsid w:val="00E8498D"/>
    <w:rsid w:val="00E84AC8"/>
    <w:rsid w:val="00E84B79"/>
    <w:rsid w:val="00E84BF8"/>
    <w:rsid w:val="00E84E01"/>
    <w:rsid w:val="00E84E02"/>
    <w:rsid w:val="00E85044"/>
    <w:rsid w:val="00E85169"/>
    <w:rsid w:val="00E852E8"/>
    <w:rsid w:val="00E85359"/>
    <w:rsid w:val="00E85382"/>
    <w:rsid w:val="00E853FB"/>
    <w:rsid w:val="00E854AF"/>
    <w:rsid w:val="00E85502"/>
    <w:rsid w:val="00E8562E"/>
    <w:rsid w:val="00E856E9"/>
    <w:rsid w:val="00E858F6"/>
    <w:rsid w:val="00E859E7"/>
    <w:rsid w:val="00E85B0C"/>
    <w:rsid w:val="00E85BA3"/>
    <w:rsid w:val="00E85C2E"/>
    <w:rsid w:val="00E85C8B"/>
    <w:rsid w:val="00E85DD8"/>
    <w:rsid w:val="00E85E00"/>
    <w:rsid w:val="00E86080"/>
    <w:rsid w:val="00E863A7"/>
    <w:rsid w:val="00E86414"/>
    <w:rsid w:val="00E865C4"/>
    <w:rsid w:val="00E867B1"/>
    <w:rsid w:val="00E86A98"/>
    <w:rsid w:val="00E86D16"/>
    <w:rsid w:val="00E86D3A"/>
    <w:rsid w:val="00E86DCB"/>
    <w:rsid w:val="00E86E2E"/>
    <w:rsid w:val="00E86F16"/>
    <w:rsid w:val="00E86F26"/>
    <w:rsid w:val="00E86F50"/>
    <w:rsid w:val="00E870D5"/>
    <w:rsid w:val="00E871A5"/>
    <w:rsid w:val="00E87242"/>
    <w:rsid w:val="00E87278"/>
    <w:rsid w:val="00E8733F"/>
    <w:rsid w:val="00E8738C"/>
    <w:rsid w:val="00E8750F"/>
    <w:rsid w:val="00E875F7"/>
    <w:rsid w:val="00E87604"/>
    <w:rsid w:val="00E876EB"/>
    <w:rsid w:val="00E87744"/>
    <w:rsid w:val="00E8779D"/>
    <w:rsid w:val="00E877D0"/>
    <w:rsid w:val="00E87A28"/>
    <w:rsid w:val="00E87AE5"/>
    <w:rsid w:val="00E87AF4"/>
    <w:rsid w:val="00E87DAA"/>
    <w:rsid w:val="00E90069"/>
    <w:rsid w:val="00E900CF"/>
    <w:rsid w:val="00E900E1"/>
    <w:rsid w:val="00E90232"/>
    <w:rsid w:val="00E90244"/>
    <w:rsid w:val="00E90413"/>
    <w:rsid w:val="00E90617"/>
    <w:rsid w:val="00E90652"/>
    <w:rsid w:val="00E906C6"/>
    <w:rsid w:val="00E90916"/>
    <w:rsid w:val="00E911F2"/>
    <w:rsid w:val="00E9125E"/>
    <w:rsid w:val="00E912A7"/>
    <w:rsid w:val="00E91345"/>
    <w:rsid w:val="00E91370"/>
    <w:rsid w:val="00E91687"/>
    <w:rsid w:val="00E917B0"/>
    <w:rsid w:val="00E917DC"/>
    <w:rsid w:val="00E9189B"/>
    <w:rsid w:val="00E91A1F"/>
    <w:rsid w:val="00E91BA7"/>
    <w:rsid w:val="00E91C1C"/>
    <w:rsid w:val="00E91C83"/>
    <w:rsid w:val="00E91D6E"/>
    <w:rsid w:val="00E91E39"/>
    <w:rsid w:val="00E91FC3"/>
    <w:rsid w:val="00E920BC"/>
    <w:rsid w:val="00E92143"/>
    <w:rsid w:val="00E92198"/>
    <w:rsid w:val="00E92317"/>
    <w:rsid w:val="00E9240B"/>
    <w:rsid w:val="00E92534"/>
    <w:rsid w:val="00E925B3"/>
    <w:rsid w:val="00E92698"/>
    <w:rsid w:val="00E9272F"/>
    <w:rsid w:val="00E9296E"/>
    <w:rsid w:val="00E929F5"/>
    <w:rsid w:val="00E92AA4"/>
    <w:rsid w:val="00E92ADD"/>
    <w:rsid w:val="00E92CE0"/>
    <w:rsid w:val="00E92D22"/>
    <w:rsid w:val="00E92E4D"/>
    <w:rsid w:val="00E92E93"/>
    <w:rsid w:val="00E93048"/>
    <w:rsid w:val="00E930C7"/>
    <w:rsid w:val="00E933CE"/>
    <w:rsid w:val="00E937F8"/>
    <w:rsid w:val="00E9387D"/>
    <w:rsid w:val="00E938D9"/>
    <w:rsid w:val="00E93933"/>
    <w:rsid w:val="00E93AE5"/>
    <w:rsid w:val="00E93C73"/>
    <w:rsid w:val="00E93FF5"/>
    <w:rsid w:val="00E94071"/>
    <w:rsid w:val="00E9411C"/>
    <w:rsid w:val="00E942EA"/>
    <w:rsid w:val="00E943D5"/>
    <w:rsid w:val="00E9449E"/>
    <w:rsid w:val="00E944BB"/>
    <w:rsid w:val="00E948C8"/>
    <w:rsid w:val="00E94B4E"/>
    <w:rsid w:val="00E9508D"/>
    <w:rsid w:val="00E951F6"/>
    <w:rsid w:val="00E95563"/>
    <w:rsid w:val="00E9557B"/>
    <w:rsid w:val="00E9564C"/>
    <w:rsid w:val="00E95662"/>
    <w:rsid w:val="00E956BF"/>
    <w:rsid w:val="00E95845"/>
    <w:rsid w:val="00E95A8E"/>
    <w:rsid w:val="00E95D2E"/>
    <w:rsid w:val="00E95F64"/>
    <w:rsid w:val="00E95FBC"/>
    <w:rsid w:val="00E960B0"/>
    <w:rsid w:val="00E9628A"/>
    <w:rsid w:val="00E963C2"/>
    <w:rsid w:val="00E964CC"/>
    <w:rsid w:val="00E964D9"/>
    <w:rsid w:val="00E96530"/>
    <w:rsid w:val="00E965DC"/>
    <w:rsid w:val="00E9660D"/>
    <w:rsid w:val="00E96766"/>
    <w:rsid w:val="00E9685B"/>
    <w:rsid w:val="00E968B2"/>
    <w:rsid w:val="00E969CC"/>
    <w:rsid w:val="00E96B97"/>
    <w:rsid w:val="00E96BDB"/>
    <w:rsid w:val="00E96CE5"/>
    <w:rsid w:val="00E96D40"/>
    <w:rsid w:val="00E96DDD"/>
    <w:rsid w:val="00E96EE1"/>
    <w:rsid w:val="00E97043"/>
    <w:rsid w:val="00E970BD"/>
    <w:rsid w:val="00E971E5"/>
    <w:rsid w:val="00E97420"/>
    <w:rsid w:val="00E97457"/>
    <w:rsid w:val="00E9759D"/>
    <w:rsid w:val="00E976FC"/>
    <w:rsid w:val="00E9786D"/>
    <w:rsid w:val="00E97A18"/>
    <w:rsid w:val="00E97A61"/>
    <w:rsid w:val="00E97D49"/>
    <w:rsid w:val="00E97E73"/>
    <w:rsid w:val="00E97F65"/>
    <w:rsid w:val="00EA002F"/>
    <w:rsid w:val="00EA004A"/>
    <w:rsid w:val="00EA00D3"/>
    <w:rsid w:val="00EA017E"/>
    <w:rsid w:val="00EA0397"/>
    <w:rsid w:val="00EA041E"/>
    <w:rsid w:val="00EA0645"/>
    <w:rsid w:val="00EA066F"/>
    <w:rsid w:val="00EA0AF6"/>
    <w:rsid w:val="00EA0B1A"/>
    <w:rsid w:val="00EA0C93"/>
    <w:rsid w:val="00EA0CC2"/>
    <w:rsid w:val="00EA0EC2"/>
    <w:rsid w:val="00EA0F3A"/>
    <w:rsid w:val="00EA0FF6"/>
    <w:rsid w:val="00EA0FFF"/>
    <w:rsid w:val="00EA1025"/>
    <w:rsid w:val="00EA102E"/>
    <w:rsid w:val="00EA1466"/>
    <w:rsid w:val="00EA147C"/>
    <w:rsid w:val="00EA14A3"/>
    <w:rsid w:val="00EA158D"/>
    <w:rsid w:val="00EA15CD"/>
    <w:rsid w:val="00EA1712"/>
    <w:rsid w:val="00EA17DA"/>
    <w:rsid w:val="00EA1900"/>
    <w:rsid w:val="00EA199E"/>
    <w:rsid w:val="00EA1A67"/>
    <w:rsid w:val="00EA1AD7"/>
    <w:rsid w:val="00EA1AE3"/>
    <w:rsid w:val="00EA1B46"/>
    <w:rsid w:val="00EA1C4F"/>
    <w:rsid w:val="00EA1D37"/>
    <w:rsid w:val="00EA1E96"/>
    <w:rsid w:val="00EA2117"/>
    <w:rsid w:val="00EA2187"/>
    <w:rsid w:val="00EA227F"/>
    <w:rsid w:val="00EA243E"/>
    <w:rsid w:val="00EA2826"/>
    <w:rsid w:val="00EA28AA"/>
    <w:rsid w:val="00EA2A3E"/>
    <w:rsid w:val="00EA2CEA"/>
    <w:rsid w:val="00EA2CED"/>
    <w:rsid w:val="00EA2D40"/>
    <w:rsid w:val="00EA2D58"/>
    <w:rsid w:val="00EA2D6D"/>
    <w:rsid w:val="00EA2D74"/>
    <w:rsid w:val="00EA2EBC"/>
    <w:rsid w:val="00EA2EEE"/>
    <w:rsid w:val="00EA2F10"/>
    <w:rsid w:val="00EA2FA2"/>
    <w:rsid w:val="00EA3191"/>
    <w:rsid w:val="00EA3472"/>
    <w:rsid w:val="00EA34D3"/>
    <w:rsid w:val="00EA357F"/>
    <w:rsid w:val="00EA35BE"/>
    <w:rsid w:val="00EA3696"/>
    <w:rsid w:val="00EA377C"/>
    <w:rsid w:val="00EA3978"/>
    <w:rsid w:val="00EA3C42"/>
    <w:rsid w:val="00EA3CAA"/>
    <w:rsid w:val="00EA3CB9"/>
    <w:rsid w:val="00EA3DA0"/>
    <w:rsid w:val="00EA4026"/>
    <w:rsid w:val="00EA42BB"/>
    <w:rsid w:val="00EA440B"/>
    <w:rsid w:val="00EA4485"/>
    <w:rsid w:val="00EA4535"/>
    <w:rsid w:val="00EA4808"/>
    <w:rsid w:val="00EA484A"/>
    <w:rsid w:val="00EA4A5F"/>
    <w:rsid w:val="00EA4B26"/>
    <w:rsid w:val="00EA4B4F"/>
    <w:rsid w:val="00EA4C07"/>
    <w:rsid w:val="00EA4CB3"/>
    <w:rsid w:val="00EA4DB2"/>
    <w:rsid w:val="00EA4DFA"/>
    <w:rsid w:val="00EA4E13"/>
    <w:rsid w:val="00EA5160"/>
    <w:rsid w:val="00EA51E0"/>
    <w:rsid w:val="00EA54F0"/>
    <w:rsid w:val="00EA5623"/>
    <w:rsid w:val="00EA5775"/>
    <w:rsid w:val="00EA590A"/>
    <w:rsid w:val="00EA5941"/>
    <w:rsid w:val="00EA5BA7"/>
    <w:rsid w:val="00EA5BEF"/>
    <w:rsid w:val="00EA5D26"/>
    <w:rsid w:val="00EA5DD7"/>
    <w:rsid w:val="00EA5EDA"/>
    <w:rsid w:val="00EA609A"/>
    <w:rsid w:val="00EA60F4"/>
    <w:rsid w:val="00EA6205"/>
    <w:rsid w:val="00EA62EE"/>
    <w:rsid w:val="00EA6384"/>
    <w:rsid w:val="00EA63CA"/>
    <w:rsid w:val="00EA672D"/>
    <w:rsid w:val="00EA6932"/>
    <w:rsid w:val="00EA69AF"/>
    <w:rsid w:val="00EA6A57"/>
    <w:rsid w:val="00EA6AB4"/>
    <w:rsid w:val="00EA6B87"/>
    <w:rsid w:val="00EA6D7C"/>
    <w:rsid w:val="00EA6DC3"/>
    <w:rsid w:val="00EA6F0E"/>
    <w:rsid w:val="00EA6F42"/>
    <w:rsid w:val="00EA6FB5"/>
    <w:rsid w:val="00EA718D"/>
    <w:rsid w:val="00EA730F"/>
    <w:rsid w:val="00EA7364"/>
    <w:rsid w:val="00EA746E"/>
    <w:rsid w:val="00EA764F"/>
    <w:rsid w:val="00EA7700"/>
    <w:rsid w:val="00EA77EB"/>
    <w:rsid w:val="00EA782E"/>
    <w:rsid w:val="00EA786B"/>
    <w:rsid w:val="00EA78AB"/>
    <w:rsid w:val="00EA78C8"/>
    <w:rsid w:val="00EA7967"/>
    <w:rsid w:val="00EA79BE"/>
    <w:rsid w:val="00EA79EE"/>
    <w:rsid w:val="00EA7A97"/>
    <w:rsid w:val="00EA7E3F"/>
    <w:rsid w:val="00EA7E68"/>
    <w:rsid w:val="00EB003B"/>
    <w:rsid w:val="00EB013F"/>
    <w:rsid w:val="00EB045D"/>
    <w:rsid w:val="00EB0470"/>
    <w:rsid w:val="00EB05A5"/>
    <w:rsid w:val="00EB072A"/>
    <w:rsid w:val="00EB0814"/>
    <w:rsid w:val="00EB08C2"/>
    <w:rsid w:val="00EB0980"/>
    <w:rsid w:val="00EB0BD7"/>
    <w:rsid w:val="00EB0C5E"/>
    <w:rsid w:val="00EB0C9C"/>
    <w:rsid w:val="00EB0CCF"/>
    <w:rsid w:val="00EB0E43"/>
    <w:rsid w:val="00EB0FD5"/>
    <w:rsid w:val="00EB1056"/>
    <w:rsid w:val="00EB108F"/>
    <w:rsid w:val="00EB10F6"/>
    <w:rsid w:val="00EB114B"/>
    <w:rsid w:val="00EB11D9"/>
    <w:rsid w:val="00EB139A"/>
    <w:rsid w:val="00EB1469"/>
    <w:rsid w:val="00EB1525"/>
    <w:rsid w:val="00EB1532"/>
    <w:rsid w:val="00EB155D"/>
    <w:rsid w:val="00EB1588"/>
    <w:rsid w:val="00EB1602"/>
    <w:rsid w:val="00EB1691"/>
    <w:rsid w:val="00EB16EA"/>
    <w:rsid w:val="00EB17EA"/>
    <w:rsid w:val="00EB1985"/>
    <w:rsid w:val="00EB1ADE"/>
    <w:rsid w:val="00EB1E7D"/>
    <w:rsid w:val="00EB1EFE"/>
    <w:rsid w:val="00EB1F12"/>
    <w:rsid w:val="00EB1FE3"/>
    <w:rsid w:val="00EB2039"/>
    <w:rsid w:val="00EB2118"/>
    <w:rsid w:val="00EB2136"/>
    <w:rsid w:val="00EB216A"/>
    <w:rsid w:val="00EB233A"/>
    <w:rsid w:val="00EB2453"/>
    <w:rsid w:val="00EB2511"/>
    <w:rsid w:val="00EB26FE"/>
    <w:rsid w:val="00EB2752"/>
    <w:rsid w:val="00EB2792"/>
    <w:rsid w:val="00EB2794"/>
    <w:rsid w:val="00EB291A"/>
    <w:rsid w:val="00EB2A14"/>
    <w:rsid w:val="00EB2D29"/>
    <w:rsid w:val="00EB2F51"/>
    <w:rsid w:val="00EB3188"/>
    <w:rsid w:val="00EB3275"/>
    <w:rsid w:val="00EB33B0"/>
    <w:rsid w:val="00EB3432"/>
    <w:rsid w:val="00EB3553"/>
    <w:rsid w:val="00EB35DB"/>
    <w:rsid w:val="00EB38C2"/>
    <w:rsid w:val="00EB38C3"/>
    <w:rsid w:val="00EB3A2A"/>
    <w:rsid w:val="00EB3E7F"/>
    <w:rsid w:val="00EB400E"/>
    <w:rsid w:val="00EB40C4"/>
    <w:rsid w:val="00EB4172"/>
    <w:rsid w:val="00EB42BE"/>
    <w:rsid w:val="00EB4378"/>
    <w:rsid w:val="00EB4453"/>
    <w:rsid w:val="00EB4525"/>
    <w:rsid w:val="00EB459F"/>
    <w:rsid w:val="00EB45D9"/>
    <w:rsid w:val="00EB45F3"/>
    <w:rsid w:val="00EB4864"/>
    <w:rsid w:val="00EB490C"/>
    <w:rsid w:val="00EB49D9"/>
    <w:rsid w:val="00EB4CB2"/>
    <w:rsid w:val="00EB4DAC"/>
    <w:rsid w:val="00EB4FC5"/>
    <w:rsid w:val="00EB5315"/>
    <w:rsid w:val="00EB55D6"/>
    <w:rsid w:val="00EB55DE"/>
    <w:rsid w:val="00EB5909"/>
    <w:rsid w:val="00EB5C12"/>
    <w:rsid w:val="00EB5C14"/>
    <w:rsid w:val="00EB5DD8"/>
    <w:rsid w:val="00EB5E93"/>
    <w:rsid w:val="00EB5F8E"/>
    <w:rsid w:val="00EB5FD5"/>
    <w:rsid w:val="00EB636A"/>
    <w:rsid w:val="00EB6953"/>
    <w:rsid w:val="00EB6956"/>
    <w:rsid w:val="00EB6A99"/>
    <w:rsid w:val="00EB6D3E"/>
    <w:rsid w:val="00EB6FC2"/>
    <w:rsid w:val="00EB7046"/>
    <w:rsid w:val="00EB7175"/>
    <w:rsid w:val="00EB776C"/>
    <w:rsid w:val="00EB782A"/>
    <w:rsid w:val="00EB7898"/>
    <w:rsid w:val="00EB789A"/>
    <w:rsid w:val="00EB7914"/>
    <w:rsid w:val="00EB79E5"/>
    <w:rsid w:val="00EB7ABD"/>
    <w:rsid w:val="00EB7BBE"/>
    <w:rsid w:val="00EB7C14"/>
    <w:rsid w:val="00EB7C8E"/>
    <w:rsid w:val="00EB7CA4"/>
    <w:rsid w:val="00EB7CB9"/>
    <w:rsid w:val="00EB7D37"/>
    <w:rsid w:val="00EB7D9C"/>
    <w:rsid w:val="00EB7DB7"/>
    <w:rsid w:val="00EC0281"/>
    <w:rsid w:val="00EC037C"/>
    <w:rsid w:val="00EC0401"/>
    <w:rsid w:val="00EC04D9"/>
    <w:rsid w:val="00EC052D"/>
    <w:rsid w:val="00EC072A"/>
    <w:rsid w:val="00EC07F0"/>
    <w:rsid w:val="00EC087A"/>
    <w:rsid w:val="00EC0CAD"/>
    <w:rsid w:val="00EC0CF3"/>
    <w:rsid w:val="00EC1142"/>
    <w:rsid w:val="00EC1151"/>
    <w:rsid w:val="00EC11ED"/>
    <w:rsid w:val="00EC1296"/>
    <w:rsid w:val="00EC14C7"/>
    <w:rsid w:val="00EC1597"/>
    <w:rsid w:val="00EC16DD"/>
    <w:rsid w:val="00EC18F3"/>
    <w:rsid w:val="00EC191F"/>
    <w:rsid w:val="00EC1A0D"/>
    <w:rsid w:val="00EC1AC1"/>
    <w:rsid w:val="00EC1C12"/>
    <w:rsid w:val="00EC1CBC"/>
    <w:rsid w:val="00EC1CC1"/>
    <w:rsid w:val="00EC1CD0"/>
    <w:rsid w:val="00EC1DCC"/>
    <w:rsid w:val="00EC1DD2"/>
    <w:rsid w:val="00EC1DFA"/>
    <w:rsid w:val="00EC1E23"/>
    <w:rsid w:val="00EC1EE3"/>
    <w:rsid w:val="00EC1FE0"/>
    <w:rsid w:val="00EC22D7"/>
    <w:rsid w:val="00EC2314"/>
    <w:rsid w:val="00EC2412"/>
    <w:rsid w:val="00EC2674"/>
    <w:rsid w:val="00EC27B4"/>
    <w:rsid w:val="00EC27C1"/>
    <w:rsid w:val="00EC2898"/>
    <w:rsid w:val="00EC29AB"/>
    <w:rsid w:val="00EC2B62"/>
    <w:rsid w:val="00EC2C8D"/>
    <w:rsid w:val="00EC2CD5"/>
    <w:rsid w:val="00EC2D1E"/>
    <w:rsid w:val="00EC2D7A"/>
    <w:rsid w:val="00EC3204"/>
    <w:rsid w:val="00EC32A5"/>
    <w:rsid w:val="00EC339D"/>
    <w:rsid w:val="00EC342C"/>
    <w:rsid w:val="00EC34C2"/>
    <w:rsid w:val="00EC3543"/>
    <w:rsid w:val="00EC357B"/>
    <w:rsid w:val="00EC3603"/>
    <w:rsid w:val="00EC3689"/>
    <w:rsid w:val="00EC370F"/>
    <w:rsid w:val="00EC37C4"/>
    <w:rsid w:val="00EC39C7"/>
    <w:rsid w:val="00EC3F54"/>
    <w:rsid w:val="00EC3FA6"/>
    <w:rsid w:val="00EC3FCC"/>
    <w:rsid w:val="00EC4197"/>
    <w:rsid w:val="00EC4956"/>
    <w:rsid w:val="00EC497E"/>
    <w:rsid w:val="00EC4A1A"/>
    <w:rsid w:val="00EC4A4B"/>
    <w:rsid w:val="00EC4A56"/>
    <w:rsid w:val="00EC4A7D"/>
    <w:rsid w:val="00EC4A9B"/>
    <w:rsid w:val="00EC4BAC"/>
    <w:rsid w:val="00EC4C96"/>
    <w:rsid w:val="00EC4DCC"/>
    <w:rsid w:val="00EC4FA2"/>
    <w:rsid w:val="00EC512A"/>
    <w:rsid w:val="00EC5237"/>
    <w:rsid w:val="00EC568D"/>
    <w:rsid w:val="00EC5693"/>
    <w:rsid w:val="00EC5753"/>
    <w:rsid w:val="00EC57FD"/>
    <w:rsid w:val="00EC58CC"/>
    <w:rsid w:val="00EC58F4"/>
    <w:rsid w:val="00EC5953"/>
    <w:rsid w:val="00EC5A3C"/>
    <w:rsid w:val="00EC5AF0"/>
    <w:rsid w:val="00EC5B44"/>
    <w:rsid w:val="00EC5D09"/>
    <w:rsid w:val="00EC5DC1"/>
    <w:rsid w:val="00EC5DEF"/>
    <w:rsid w:val="00EC632C"/>
    <w:rsid w:val="00EC638B"/>
    <w:rsid w:val="00EC645C"/>
    <w:rsid w:val="00EC6468"/>
    <w:rsid w:val="00EC657C"/>
    <w:rsid w:val="00EC6608"/>
    <w:rsid w:val="00EC6632"/>
    <w:rsid w:val="00EC673B"/>
    <w:rsid w:val="00EC69B9"/>
    <w:rsid w:val="00EC6B3B"/>
    <w:rsid w:val="00EC6D76"/>
    <w:rsid w:val="00EC6D8C"/>
    <w:rsid w:val="00EC6DDD"/>
    <w:rsid w:val="00EC6EBA"/>
    <w:rsid w:val="00EC6F95"/>
    <w:rsid w:val="00EC6FA0"/>
    <w:rsid w:val="00EC70F8"/>
    <w:rsid w:val="00EC747B"/>
    <w:rsid w:val="00EC7607"/>
    <w:rsid w:val="00EC7689"/>
    <w:rsid w:val="00EC76CB"/>
    <w:rsid w:val="00EC7748"/>
    <w:rsid w:val="00EC78B9"/>
    <w:rsid w:val="00EC7A4C"/>
    <w:rsid w:val="00EC7CD3"/>
    <w:rsid w:val="00ED0128"/>
    <w:rsid w:val="00ED01C4"/>
    <w:rsid w:val="00ED03D0"/>
    <w:rsid w:val="00ED044C"/>
    <w:rsid w:val="00ED04C8"/>
    <w:rsid w:val="00ED04DD"/>
    <w:rsid w:val="00ED066F"/>
    <w:rsid w:val="00ED0686"/>
    <w:rsid w:val="00ED0770"/>
    <w:rsid w:val="00ED08A8"/>
    <w:rsid w:val="00ED090F"/>
    <w:rsid w:val="00ED096C"/>
    <w:rsid w:val="00ED099C"/>
    <w:rsid w:val="00ED0ADE"/>
    <w:rsid w:val="00ED0C3C"/>
    <w:rsid w:val="00ED0D01"/>
    <w:rsid w:val="00ED0DCD"/>
    <w:rsid w:val="00ED102A"/>
    <w:rsid w:val="00ED103C"/>
    <w:rsid w:val="00ED12C7"/>
    <w:rsid w:val="00ED143B"/>
    <w:rsid w:val="00ED1477"/>
    <w:rsid w:val="00ED1590"/>
    <w:rsid w:val="00ED1639"/>
    <w:rsid w:val="00ED1885"/>
    <w:rsid w:val="00ED188F"/>
    <w:rsid w:val="00ED1ACE"/>
    <w:rsid w:val="00ED1BA2"/>
    <w:rsid w:val="00ED2050"/>
    <w:rsid w:val="00ED2174"/>
    <w:rsid w:val="00ED24C0"/>
    <w:rsid w:val="00ED262F"/>
    <w:rsid w:val="00ED2698"/>
    <w:rsid w:val="00ED26DF"/>
    <w:rsid w:val="00ED2807"/>
    <w:rsid w:val="00ED2888"/>
    <w:rsid w:val="00ED2BC3"/>
    <w:rsid w:val="00ED2DA9"/>
    <w:rsid w:val="00ED2EB3"/>
    <w:rsid w:val="00ED2F0A"/>
    <w:rsid w:val="00ED302E"/>
    <w:rsid w:val="00ED3307"/>
    <w:rsid w:val="00ED33B2"/>
    <w:rsid w:val="00ED342E"/>
    <w:rsid w:val="00ED34BF"/>
    <w:rsid w:val="00ED3562"/>
    <w:rsid w:val="00ED35F9"/>
    <w:rsid w:val="00ED388E"/>
    <w:rsid w:val="00ED3918"/>
    <w:rsid w:val="00ED3A62"/>
    <w:rsid w:val="00ED3BE2"/>
    <w:rsid w:val="00ED3D0D"/>
    <w:rsid w:val="00ED3D13"/>
    <w:rsid w:val="00ED3D8A"/>
    <w:rsid w:val="00ED3DED"/>
    <w:rsid w:val="00ED3E3B"/>
    <w:rsid w:val="00ED3EEF"/>
    <w:rsid w:val="00ED3FE0"/>
    <w:rsid w:val="00ED4076"/>
    <w:rsid w:val="00ED40CE"/>
    <w:rsid w:val="00ED4122"/>
    <w:rsid w:val="00ED417E"/>
    <w:rsid w:val="00ED42ED"/>
    <w:rsid w:val="00ED43DC"/>
    <w:rsid w:val="00ED453B"/>
    <w:rsid w:val="00ED4561"/>
    <w:rsid w:val="00ED45FB"/>
    <w:rsid w:val="00ED46EC"/>
    <w:rsid w:val="00ED4879"/>
    <w:rsid w:val="00ED4A91"/>
    <w:rsid w:val="00ED4A9D"/>
    <w:rsid w:val="00ED4C13"/>
    <w:rsid w:val="00ED4C6F"/>
    <w:rsid w:val="00ED4C85"/>
    <w:rsid w:val="00ED4E8E"/>
    <w:rsid w:val="00ED4F32"/>
    <w:rsid w:val="00ED4F9D"/>
    <w:rsid w:val="00ED5096"/>
    <w:rsid w:val="00ED526E"/>
    <w:rsid w:val="00ED531F"/>
    <w:rsid w:val="00ED54B2"/>
    <w:rsid w:val="00ED56F3"/>
    <w:rsid w:val="00ED5738"/>
    <w:rsid w:val="00ED5759"/>
    <w:rsid w:val="00ED5891"/>
    <w:rsid w:val="00ED5B16"/>
    <w:rsid w:val="00ED5C1C"/>
    <w:rsid w:val="00ED5C8A"/>
    <w:rsid w:val="00ED5D3D"/>
    <w:rsid w:val="00ED5D42"/>
    <w:rsid w:val="00ED5D77"/>
    <w:rsid w:val="00ED5F01"/>
    <w:rsid w:val="00ED5FFC"/>
    <w:rsid w:val="00ED61C7"/>
    <w:rsid w:val="00ED61E3"/>
    <w:rsid w:val="00ED62FE"/>
    <w:rsid w:val="00ED6482"/>
    <w:rsid w:val="00ED6568"/>
    <w:rsid w:val="00ED670F"/>
    <w:rsid w:val="00ED67AD"/>
    <w:rsid w:val="00ED6840"/>
    <w:rsid w:val="00ED6976"/>
    <w:rsid w:val="00ED6A64"/>
    <w:rsid w:val="00ED6D88"/>
    <w:rsid w:val="00ED6DC1"/>
    <w:rsid w:val="00ED6DE2"/>
    <w:rsid w:val="00ED6DF2"/>
    <w:rsid w:val="00ED70BB"/>
    <w:rsid w:val="00ED7532"/>
    <w:rsid w:val="00ED7694"/>
    <w:rsid w:val="00ED792C"/>
    <w:rsid w:val="00ED7A68"/>
    <w:rsid w:val="00ED7BE1"/>
    <w:rsid w:val="00ED7BE8"/>
    <w:rsid w:val="00ED7BFE"/>
    <w:rsid w:val="00ED7D88"/>
    <w:rsid w:val="00ED7DC7"/>
    <w:rsid w:val="00ED7E39"/>
    <w:rsid w:val="00EE015E"/>
    <w:rsid w:val="00EE0281"/>
    <w:rsid w:val="00EE029D"/>
    <w:rsid w:val="00EE02A6"/>
    <w:rsid w:val="00EE0368"/>
    <w:rsid w:val="00EE038A"/>
    <w:rsid w:val="00EE05E0"/>
    <w:rsid w:val="00EE05EF"/>
    <w:rsid w:val="00EE077C"/>
    <w:rsid w:val="00EE07E5"/>
    <w:rsid w:val="00EE0844"/>
    <w:rsid w:val="00EE0B2F"/>
    <w:rsid w:val="00EE0EFC"/>
    <w:rsid w:val="00EE0F35"/>
    <w:rsid w:val="00EE0F64"/>
    <w:rsid w:val="00EE0FEC"/>
    <w:rsid w:val="00EE102B"/>
    <w:rsid w:val="00EE128C"/>
    <w:rsid w:val="00EE13B8"/>
    <w:rsid w:val="00EE1411"/>
    <w:rsid w:val="00EE153B"/>
    <w:rsid w:val="00EE15F0"/>
    <w:rsid w:val="00EE1687"/>
    <w:rsid w:val="00EE17BD"/>
    <w:rsid w:val="00EE193A"/>
    <w:rsid w:val="00EE19A0"/>
    <w:rsid w:val="00EE1A4F"/>
    <w:rsid w:val="00EE1A53"/>
    <w:rsid w:val="00EE1A78"/>
    <w:rsid w:val="00EE1CB7"/>
    <w:rsid w:val="00EE1D82"/>
    <w:rsid w:val="00EE1DA5"/>
    <w:rsid w:val="00EE1F9B"/>
    <w:rsid w:val="00EE20A3"/>
    <w:rsid w:val="00EE2163"/>
    <w:rsid w:val="00EE21BF"/>
    <w:rsid w:val="00EE2242"/>
    <w:rsid w:val="00EE259A"/>
    <w:rsid w:val="00EE25C3"/>
    <w:rsid w:val="00EE276D"/>
    <w:rsid w:val="00EE27B0"/>
    <w:rsid w:val="00EE2862"/>
    <w:rsid w:val="00EE2895"/>
    <w:rsid w:val="00EE29C8"/>
    <w:rsid w:val="00EE2A59"/>
    <w:rsid w:val="00EE2AB7"/>
    <w:rsid w:val="00EE2B0B"/>
    <w:rsid w:val="00EE2C7C"/>
    <w:rsid w:val="00EE2D78"/>
    <w:rsid w:val="00EE30C0"/>
    <w:rsid w:val="00EE317D"/>
    <w:rsid w:val="00EE32DC"/>
    <w:rsid w:val="00EE35D8"/>
    <w:rsid w:val="00EE35E6"/>
    <w:rsid w:val="00EE3601"/>
    <w:rsid w:val="00EE3629"/>
    <w:rsid w:val="00EE36F7"/>
    <w:rsid w:val="00EE37CB"/>
    <w:rsid w:val="00EE37CF"/>
    <w:rsid w:val="00EE380B"/>
    <w:rsid w:val="00EE38C9"/>
    <w:rsid w:val="00EE3A06"/>
    <w:rsid w:val="00EE3A74"/>
    <w:rsid w:val="00EE3B3D"/>
    <w:rsid w:val="00EE3D41"/>
    <w:rsid w:val="00EE3DC7"/>
    <w:rsid w:val="00EE3F73"/>
    <w:rsid w:val="00EE3FD9"/>
    <w:rsid w:val="00EE40D1"/>
    <w:rsid w:val="00EE42DC"/>
    <w:rsid w:val="00EE43BF"/>
    <w:rsid w:val="00EE44ED"/>
    <w:rsid w:val="00EE48FA"/>
    <w:rsid w:val="00EE49A0"/>
    <w:rsid w:val="00EE49FE"/>
    <w:rsid w:val="00EE4ADF"/>
    <w:rsid w:val="00EE4BDA"/>
    <w:rsid w:val="00EE4BE9"/>
    <w:rsid w:val="00EE4E87"/>
    <w:rsid w:val="00EE5003"/>
    <w:rsid w:val="00EE5128"/>
    <w:rsid w:val="00EE513B"/>
    <w:rsid w:val="00EE533E"/>
    <w:rsid w:val="00EE541C"/>
    <w:rsid w:val="00EE5586"/>
    <w:rsid w:val="00EE570E"/>
    <w:rsid w:val="00EE5822"/>
    <w:rsid w:val="00EE58A6"/>
    <w:rsid w:val="00EE59BF"/>
    <w:rsid w:val="00EE5A6B"/>
    <w:rsid w:val="00EE5B1D"/>
    <w:rsid w:val="00EE5BD1"/>
    <w:rsid w:val="00EE5FEF"/>
    <w:rsid w:val="00EE606E"/>
    <w:rsid w:val="00EE6097"/>
    <w:rsid w:val="00EE631B"/>
    <w:rsid w:val="00EE6423"/>
    <w:rsid w:val="00EE653A"/>
    <w:rsid w:val="00EE6550"/>
    <w:rsid w:val="00EE6687"/>
    <w:rsid w:val="00EE693E"/>
    <w:rsid w:val="00EE6A2C"/>
    <w:rsid w:val="00EE6AEA"/>
    <w:rsid w:val="00EE6BFC"/>
    <w:rsid w:val="00EE6D0F"/>
    <w:rsid w:val="00EE6D44"/>
    <w:rsid w:val="00EE6E25"/>
    <w:rsid w:val="00EE6F76"/>
    <w:rsid w:val="00EE719A"/>
    <w:rsid w:val="00EE72CF"/>
    <w:rsid w:val="00EE735E"/>
    <w:rsid w:val="00EE758C"/>
    <w:rsid w:val="00EE75C9"/>
    <w:rsid w:val="00EE7632"/>
    <w:rsid w:val="00EE7650"/>
    <w:rsid w:val="00EE778B"/>
    <w:rsid w:val="00EE7845"/>
    <w:rsid w:val="00EE7A2B"/>
    <w:rsid w:val="00EE7B6E"/>
    <w:rsid w:val="00EF04AA"/>
    <w:rsid w:val="00EF04E4"/>
    <w:rsid w:val="00EF06EA"/>
    <w:rsid w:val="00EF0951"/>
    <w:rsid w:val="00EF0962"/>
    <w:rsid w:val="00EF0A0F"/>
    <w:rsid w:val="00EF0B54"/>
    <w:rsid w:val="00EF0BED"/>
    <w:rsid w:val="00EF0DD8"/>
    <w:rsid w:val="00EF0E3F"/>
    <w:rsid w:val="00EF0E46"/>
    <w:rsid w:val="00EF0F28"/>
    <w:rsid w:val="00EF0F96"/>
    <w:rsid w:val="00EF104B"/>
    <w:rsid w:val="00EF119F"/>
    <w:rsid w:val="00EF11B8"/>
    <w:rsid w:val="00EF1203"/>
    <w:rsid w:val="00EF12CA"/>
    <w:rsid w:val="00EF1319"/>
    <w:rsid w:val="00EF133B"/>
    <w:rsid w:val="00EF1343"/>
    <w:rsid w:val="00EF1448"/>
    <w:rsid w:val="00EF16F3"/>
    <w:rsid w:val="00EF16FC"/>
    <w:rsid w:val="00EF176D"/>
    <w:rsid w:val="00EF1C8D"/>
    <w:rsid w:val="00EF1D10"/>
    <w:rsid w:val="00EF1D45"/>
    <w:rsid w:val="00EF1EA2"/>
    <w:rsid w:val="00EF1ED9"/>
    <w:rsid w:val="00EF1F6D"/>
    <w:rsid w:val="00EF1FBC"/>
    <w:rsid w:val="00EF1FDD"/>
    <w:rsid w:val="00EF21A9"/>
    <w:rsid w:val="00EF2299"/>
    <w:rsid w:val="00EF2337"/>
    <w:rsid w:val="00EF23DE"/>
    <w:rsid w:val="00EF2434"/>
    <w:rsid w:val="00EF24C4"/>
    <w:rsid w:val="00EF2533"/>
    <w:rsid w:val="00EF2621"/>
    <w:rsid w:val="00EF270F"/>
    <w:rsid w:val="00EF280F"/>
    <w:rsid w:val="00EF297C"/>
    <w:rsid w:val="00EF29AF"/>
    <w:rsid w:val="00EF2B3D"/>
    <w:rsid w:val="00EF3187"/>
    <w:rsid w:val="00EF33A5"/>
    <w:rsid w:val="00EF33F2"/>
    <w:rsid w:val="00EF3423"/>
    <w:rsid w:val="00EF3602"/>
    <w:rsid w:val="00EF3893"/>
    <w:rsid w:val="00EF3915"/>
    <w:rsid w:val="00EF3967"/>
    <w:rsid w:val="00EF399D"/>
    <w:rsid w:val="00EF3D6D"/>
    <w:rsid w:val="00EF3E31"/>
    <w:rsid w:val="00EF3EB5"/>
    <w:rsid w:val="00EF40A5"/>
    <w:rsid w:val="00EF4119"/>
    <w:rsid w:val="00EF414D"/>
    <w:rsid w:val="00EF4354"/>
    <w:rsid w:val="00EF435A"/>
    <w:rsid w:val="00EF46D1"/>
    <w:rsid w:val="00EF4770"/>
    <w:rsid w:val="00EF47DE"/>
    <w:rsid w:val="00EF4990"/>
    <w:rsid w:val="00EF49C1"/>
    <w:rsid w:val="00EF4BE6"/>
    <w:rsid w:val="00EF4D64"/>
    <w:rsid w:val="00EF4F28"/>
    <w:rsid w:val="00EF4FFC"/>
    <w:rsid w:val="00EF5235"/>
    <w:rsid w:val="00EF527E"/>
    <w:rsid w:val="00EF55A5"/>
    <w:rsid w:val="00EF55E0"/>
    <w:rsid w:val="00EF5604"/>
    <w:rsid w:val="00EF568B"/>
    <w:rsid w:val="00EF5698"/>
    <w:rsid w:val="00EF58EE"/>
    <w:rsid w:val="00EF5922"/>
    <w:rsid w:val="00EF5A0B"/>
    <w:rsid w:val="00EF5A79"/>
    <w:rsid w:val="00EF5A88"/>
    <w:rsid w:val="00EF5B65"/>
    <w:rsid w:val="00EF5BA5"/>
    <w:rsid w:val="00EF5CBF"/>
    <w:rsid w:val="00EF5CC4"/>
    <w:rsid w:val="00EF5F5F"/>
    <w:rsid w:val="00EF60D4"/>
    <w:rsid w:val="00EF60F5"/>
    <w:rsid w:val="00EF6218"/>
    <w:rsid w:val="00EF6232"/>
    <w:rsid w:val="00EF6276"/>
    <w:rsid w:val="00EF63C2"/>
    <w:rsid w:val="00EF63EB"/>
    <w:rsid w:val="00EF644A"/>
    <w:rsid w:val="00EF64B6"/>
    <w:rsid w:val="00EF6734"/>
    <w:rsid w:val="00EF69EA"/>
    <w:rsid w:val="00EF6BDB"/>
    <w:rsid w:val="00EF6C68"/>
    <w:rsid w:val="00EF6CAE"/>
    <w:rsid w:val="00EF6EFB"/>
    <w:rsid w:val="00EF701B"/>
    <w:rsid w:val="00EF70C5"/>
    <w:rsid w:val="00EF71F0"/>
    <w:rsid w:val="00EF72A6"/>
    <w:rsid w:val="00EF74A9"/>
    <w:rsid w:val="00EF74EE"/>
    <w:rsid w:val="00EF7798"/>
    <w:rsid w:val="00EF7801"/>
    <w:rsid w:val="00EF7945"/>
    <w:rsid w:val="00EF7A95"/>
    <w:rsid w:val="00EF7CF5"/>
    <w:rsid w:val="00F0012B"/>
    <w:rsid w:val="00F0026D"/>
    <w:rsid w:val="00F00274"/>
    <w:rsid w:val="00F002E1"/>
    <w:rsid w:val="00F00467"/>
    <w:rsid w:val="00F004A5"/>
    <w:rsid w:val="00F00522"/>
    <w:rsid w:val="00F005F8"/>
    <w:rsid w:val="00F00671"/>
    <w:rsid w:val="00F0074D"/>
    <w:rsid w:val="00F009AE"/>
    <w:rsid w:val="00F00A85"/>
    <w:rsid w:val="00F00AF1"/>
    <w:rsid w:val="00F00B53"/>
    <w:rsid w:val="00F00D20"/>
    <w:rsid w:val="00F00DCA"/>
    <w:rsid w:val="00F00F12"/>
    <w:rsid w:val="00F010E4"/>
    <w:rsid w:val="00F013E3"/>
    <w:rsid w:val="00F0142E"/>
    <w:rsid w:val="00F016BC"/>
    <w:rsid w:val="00F0188A"/>
    <w:rsid w:val="00F019CA"/>
    <w:rsid w:val="00F01A28"/>
    <w:rsid w:val="00F01A5B"/>
    <w:rsid w:val="00F01A8D"/>
    <w:rsid w:val="00F01AEE"/>
    <w:rsid w:val="00F01DB0"/>
    <w:rsid w:val="00F02094"/>
    <w:rsid w:val="00F02192"/>
    <w:rsid w:val="00F0221C"/>
    <w:rsid w:val="00F02358"/>
    <w:rsid w:val="00F02731"/>
    <w:rsid w:val="00F0283D"/>
    <w:rsid w:val="00F029E3"/>
    <w:rsid w:val="00F02A66"/>
    <w:rsid w:val="00F02C47"/>
    <w:rsid w:val="00F02DAD"/>
    <w:rsid w:val="00F02E30"/>
    <w:rsid w:val="00F02E71"/>
    <w:rsid w:val="00F0302B"/>
    <w:rsid w:val="00F030DB"/>
    <w:rsid w:val="00F03129"/>
    <w:rsid w:val="00F031AF"/>
    <w:rsid w:val="00F03246"/>
    <w:rsid w:val="00F03297"/>
    <w:rsid w:val="00F03375"/>
    <w:rsid w:val="00F034BF"/>
    <w:rsid w:val="00F03590"/>
    <w:rsid w:val="00F03A28"/>
    <w:rsid w:val="00F03BDF"/>
    <w:rsid w:val="00F03C16"/>
    <w:rsid w:val="00F03D58"/>
    <w:rsid w:val="00F03D5C"/>
    <w:rsid w:val="00F03E24"/>
    <w:rsid w:val="00F03EEC"/>
    <w:rsid w:val="00F03FA4"/>
    <w:rsid w:val="00F03FBC"/>
    <w:rsid w:val="00F04032"/>
    <w:rsid w:val="00F04036"/>
    <w:rsid w:val="00F04045"/>
    <w:rsid w:val="00F040AF"/>
    <w:rsid w:val="00F0417C"/>
    <w:rsid w:val="00F04194"/>
    <w:rsid w:val="00F04272"/>
    <w:rsid w:val="00F042AE"/>
    <w:rsid w:val="00F042C6"/>
    <w:rsid w:val="00F04355"/>
    <w:rsid w:val="00F04735"/>
    <w:rsid w:val="00F047A5"/>
    <w:rsid w:val="00F04923"/>
    <w:rsid w:val="00F0499C"/>
    <w:rsid w:val="00F04A0C"/>
    <w:rsid w:val="00F04A63"/>
    <w:rsid w:val="00F04B0F"/>
    <w:rsid w:val="00F04B82"/>
    <w:rsid w:val="00F04D05"/>
    <w:rsid w:val="00F04F52"/>
    <w:rsid w:val="00F05023"/>
    <w:rsid w:val="00F05031"/>
    <w:rsid w:val="00F0503D"/>
    <w:rsid w:val="00F0512B"/>
    <w:rsid w:val="00F0529B"/>
    <w:rsid w:val="00F05429"/>
    <w:rsid w:val="00F0554B"/>
    <w:rsid w:val="00F055D0"/>
    <w:rsid w:val="00F05844"/>
    <w:rsid w:val="00F0586F"/>
    <w:rsid w:val="00F05A15"/>
    <w:rsid w:val="00F05A76"/>
    <w:rsid w:val="00F05B10"/>
    <w:rsid w:val="00F05B48"/>
    <w:rsid w:val="00F05E06"/>
    <w:rsid w:val="00F05FF5"/>
    <w:rsid w:val="00F06177"/>
    <w:rsid w:val="00F06299"/>
    <w:rsid w:val="00F06363"/>
    <w:rsid w:val="00F064A4"/>
    <w:rsid w:val="00F064CE"/>
    <w:rsid w:val="00F064ED"/>
    <w:rsid w:val="00F06670"/>
    <w:rsid w:val="00F06825"/>
    <w:rsid w:val="00F0688D"/>
    <w:rsid w:val="00F06A34"/>
    <w:rsid w:val="00F06A97"/>
    <w:rsid w:val="00F06B41"/>
    <w:rsid w:val="00F06B6F"/>
    <w:rsid w:val="00F06E18"/>
    <w:rsid w:val="00F06EE1"/>
    <w:rsid w:val="00F06F25"/>
    <w:rsid w:val="00F07166"/>
    <w:rsid w:val="00F07195"/>
    <w:rsid w:val="00F072AC"/>
    <w:rsid w:val="00F073A1"/>
    <w:rsid w:val="00F07528"/>
    <w:rsid w:val="00F077CE"/>
    <w:rsid w:val="00F0782F"/>
    <w:rsid w:val="00F07882"/>
    <w:rsid w:val="00F07BC8"/>
    <w:rsid w:val="00F07CF7"/>
    <w:rsid w:val="00F07F89"/>
    <w:rsid w:val="00F1006E"/>
    <w:rsid w:val="00F10228"/>
    <w:rsid w:val="00F10460"/>
    <w:rsid w:val="00F10524"/>
    <w:rsid w:val="00F105B3"/>
    <w:rsid w:val="00F10694"/>
    <w:rsid w:val="00F10706"/>
    <w:rsid w:val="00F10780"/>
    <w:rsid w:val="00F10796"/>
    <w:rsid w:val="00F107C8"/>
    <w:rsid w:val="00F107D2"/>
    <w:rsid w:val="00F10860"/>
    <w:rsid w:val="00F10C10"/>
    <w:rsid w:val="00F10E4B"/>
    <w:rsid w:val="00F10ED7"/>
    <w:rsid w:val="00F1104A"/>
    <w:rsid w:val="00F110DD"/>
    <w:rsid w:val="00F11164"/>
    <w:rsid w:val="00F1165F"/>
    <w:rsid w:val="00F11886"/>
    <w:rsid w:val="00F119EE"/>
    <w:rsid w:val="00F119F5"/>
    <w:rsid w:val="00F11A3B"/>
    <w:rsid w:val="00F11A45"/>
    <w:rsid w:val="00F1210F"/>
    <w:rsid w:val="00F121E4"/>
    <w:rsid w:val="00F121EF"/>
    <w:rsid w:val="00F12439"/>
    <w:rsid w:val="00F124F3"/>
    <w:rsid w:val="00F12547"/>
    <w:rsid w:val="00F1271E"/>
    <w:rsid w:val="00F127F2"/>
    <w:rsid w:val="00F12824"/>
    <w:rsid w:val="00F1284F"/>
    <w:rsid w:val="00F12879"/>
    <w:rsid w:val="00F1297E"/>
    <w:rsid w:val="00F12C15"/>
    <w:rsid w:val="00F12D1A"/>
    <w:rsid w:val="00F12FE2"/>
    <w:rsid w:val="00F13034"/>
    <w:rsid w:val="00F130A4"/>
    <w:rsid w:val="00F13165"/>
    <w:rsid w:val="00F131E9"/>
    <w:rsid w:val="00F1329E"/>
    <w:rsid w:val="00F13AF8"/>
    <w:rsid w:val="00F13B47"/>
    <w:rsid w:val="00F13DEB"/>
    <w:rsid w:val="00F13E33"/>
    <w:rsid w:val="00F13E49"/>
    <w:rsid w:val="00F13E4A"/>
    <w:rsid w:val="00F14169"/>
    <w:rsid w:val="00F1445B"/>
    <w:rsid w:val="00F144FE"/>
    <w:rsid w:val="00F1460D"/>
    <w:rsid w:val="00F146D4"/>
    <w:rsid w:val="00F148A2"/>
    <w:rsid w:val="00F1492E"/>
    <w:rsid w:val="00F14933"/>
    <w:rsid w:val="00F14A86"/>
    <w:rsid w:val="00F14A91"/>
    <w:rsid w:val="00F14A99"/>
    <w:rsid w:val="00F14B3F"/>
    <w:rsid w:val="00F14B43"/>
    <w:rsid w:val="00F14BDB"/>
    <w:rsid w:val="00F14D96"/>
    <w:rsid w:val="00F14F0C"/>
    <w:rsid w:val="00F15005"/>
    <w:rsid w:val="00F15226"/>
    <w:rsid w:val="00F15320"/>
    <w:rsid w:val="00F15471"/>
    <w:rsid w:val="00F155C0"/>
    <w:rsid w:val="00F1570E"/>
    <w:rsid w:val="00F15929"/>
    <w:rsid w:val="00F15980"/>
    <w:rsid w:val="00F15A24"/>
    <w:rsid w:val="00F15BF4"/>
    <w:rsid w:val="00F15CC2"/>
    <w:rsid w:val="00F15D28"/>
    <w:rsid w:val="00F15E38"/>
    <w:rsid w:val="00F15E53"/>
    <w:rsid w:val="00F16092"/>
    <w:rsid w:val="00F161E3"/>
    <w:rsid w:val="00F16260"/>
    <w:rsid w:val="00F162E1"/>
    <w:rsid w:val="00F163EB"/>
    <w:rsid w:val="00F16580"/>
    <w:rsid w:val="00F16606"/>
    <w:rsid w:val="00F1660E"/>
    <w:rsid w:val="00F166AB"/>
    <w:rsid w:val="00F16864"/>
    <w:rsid w:val="00F1699B"/>
    <w:rsid w:val="00F16B29"/>
    <w:rsid w:val="00F16B2D"/>
    <w:rsid w:val="00F16E3D"/>
    <w:rsid w:val="00F16FDF"/>
    <w:rsid w:val="00F16FF3"/>
    <w:rsid w:val="00F170B1"/>
    <w:rsid w:val="00F172F6"/>
    <w:rsid w:val="00F1739C"/>
    <w:rsid w:val="00F173CB"/>
    <w:rsid w:val="00F17610"/>
    <w:rsid w:val="00F17710"/>
    <w:rsid w:val="00F17736"/>
    <w:rsid w:val="00F177AD"/>
    <w:rsid w:val="00F17806"/>
    <w:rsid w:val="00F178CA"/>
    <w:rsid w:val="00F179A0"/>
    <w:rsid w:val="00F17BDF"/>
    <w:rsid w:val="00F17C0A"/>
    <w:rsid w:val="00F17C43"/>
    <w:rsid w:val="00F17D41"/>
    <w:rsid w:val="00F17D7D"/>
    <w:rsid w:val="00F17DD2"/>
    <w:rsid w:val="00F17E3A"/>
    <w:rsid w:val="00F17E55"/>
    <w:rsid w:val="00F17EC3"/>
    <w:rsid w:val="00F17F02"/>
    <w:rsid w:val="00F17F8C"/>
    <w:rsid w:val="00F20079"/>
    <w:rsid w:val="00F2040A"/>
    <w:rsid w:val="00F20513"/>
    <w:rsid w:val="00F209A9"/>
    <w:rsid w:val="00F20A71"/>
    <w:rsid w:val="00F20A87"/>
    <w:rsid w:val="00F20C3E"/>
    <w:rsid w:val="00F20CBB"/>
    <w:rsid w:val="00F20D2E"/>
    <w:rsid w:val="00F20DC4"/>
    <w:rsid w:val="00F2112B"/>
    <w:rsid w:val="00F2119F"/>
    <w:rsid w:val="00F211E1"/>
    <w:rsid w:val="00F213AE"/>
    <w:rsid w:val="00F21675"/>
    <w:rsid w:val="00F216D6"/>
    <w:rsid w:val="00F217E2"/>
    <w:rsid w:val="00F21976"/>
    <w:rsid w:val="00F21B45"/>
    <w:rsid w:val="00F21B55"/>
    <w:rsid w:val="00F21BAB"/>
    <w:rsid w:val="00F21BF4"/>
    <w:rsid w:val="00F21C63"/>
    <w:rsid w:val="00F21D23"/>
    <w:rsid w:val="00F21D82"/>
    <w:rsid w:val="00F21E25"/>
    <w:rsid w:val="00F21ED5"/>
    <w:rsid w:val="00F21EF7"/>
    <w:rsid w:val="00F22082"/>
    <w:rsid w:val="00F220B8"/>
    <w:rsid w:val="00F220DB"/>
    <w:rsid w:val="00F222F5"/>
    <w:rsid w:val="00F2230B"/>
    <w:rsid w:val="00F22326"/>
    <w:rsid w:val="00F22336"/>
    <w:rsid w:val="00F224EC"/>
    <w:rsid w:val="00F227E2"/>
    <w:rsid w:val="00F228F5"/>
    <w:rsid w:val="00F22946"/>
    <w:rsid w:val="00F22C3E"/>
    <w:rsid w:val="00F22CB4"/>
    <w:rsid w:val="00F22D44"/>
    <w:rsid w:val="00F22F85"/>
    <w:rsid w:val="00F231BC"/>
    <w:rsid w:val="00F231DD"/>
    <w:rsid w:val="00F2331D"/>
    <w:rsid w:val="00F2374A"/>
    <w:rsid w:val="00F23792"/>
    <w:rsid w:val="00F23872"/>
    <w:rsid w:val="00F238B8"/>
    <w:rsid w:val="00F239B3"/>
    <w:rsid w:val="00F23C58"/>
    <w:rsid w:val="00F23D17"/>
    <w:rsid w:val="00F23D1F"/>
    <w:rsid w:val="00F23D3A"/>
    <w:rsid w:val="00F23EB8"/>
    <w:rsid w:val="00F240B0"/>
    <w:rsid w:val="00F240B4"/>
    <w:rsid w:val="00F240D0"/>
    <w:rsid w:val="00F24155"/>
    <w:rsid w:val="00F241A4"/>
    <w:rsid w:val="00F241B8"/>
    <w:rsid w:val="00F2462D"/>
    <w:rsid w:val="00F24803"/>
    <w:rsid w:val="00F2482E"/>
    <w:rsid w:val="00F248F0"/>
    <w:rsid w:val="00F2491B"/>
    <w:rsid w:val="00F2498C"/>
    <w:rsid w:val="00F249D2"/>
    <w:rsid w:val="00F24A7A"/>
    <w:rsid w:val="00F24BB1"/>
    <w:rsid w:val="00F24D7E"/>
    <w:rsid w:val="00F24E2E"/>
    <w:rsid w:val="00F251A3"/>
    <w:rsid w:val="00F251A5"/>
    <w:rsid w:val="00F25201"/>
    <w:rsid w:val="00F25219"/>
    <w:rsid w:val="00F2531F"/>
    <w:rsid w:val="00F25559"/>
    <w:rsid w:val="00F2555E"/>
    <w:rsid w:val="00F255B0"/>
    <w:rsid w:val="00F25748"/>
    <w:rsid w:val="00F258AA"/>
    <w:rsid w:val="00F25929"/>
    <w:rsid w:val="00F259F2"/>
    <w:rsid w:val="00F25C18"/>
    <w:rsid w:val="00F25CA4"/>
    <w:rsid w:val="00F25CEE"/>
    <w:rsid w:val="00F25DB6"/>
    <w:rsid w:val="00F25E1A"/>
    <w:rsid w:val="00F25F50"/>
    <w:rsid w:val="00F26011"/>
    <w:rsid w:val="00F260B2"/>
    <w:rsid w:val="00F26117"/>
    <w:rsid w:val="00F26283"/>
    <w:rsid w:val="00F2628A"/>
    <w:rsid w:val="00F26361"/>
    <w:rsid w:val="00F263E6"/>
    <w:rsid w:val="00F2646C"/>
    <w:rsid w:val="00F266F9"/>
    <w:rsid w:val="00F2681B"/>
    <w:rsid w:val="00F268ED"/>
    <w:rsid w:val="00F26953"/>
    <w:rsid w:val="00F26A27"/>
    <w:rsid w:val="00F26AC7"/>
    <w:rsid w:val="00F26BA8"/>
    <w:rsid w:val="00F26C84"/>
    <w:rsid w:val="00F2702F"/>
    <w:rsid w:val="00F271A7"/>
    <w:rsid w:val="00F271FD"/>
    <w:rsid w:val="00F27251"/>
    <w:rsid w:val="00F273C1"/>
    <w:rsid w:val="00F27837"/>
    <w:rsid w:val="00F27959"/>
    <w:rsid w:val="00F27C37"/>
    <w:rsid w:val="00F27CF4"/>
    <w:rsid w:val="00F27DC3"/>
    <w:rsid w:val="00F30106"/>
    <w:rsid w:val="00F30341"/>
    <w:rsid w:val="00F3042E"/>
    <w:rsid w:val="00F30453"/>
    <w:rsid w:val="00F30631"/>
    <w:rsid w:val="00F30646"/>
    <w:rsid w:val="00F306B3"/>
    <w:rsid w:val="00F309F1"/>
    <w:rsid w:val="00F30D91"/>
    <w:rsid w:val="00F31007"/>
    <w:rsid w:val="00F310EC"/>
    <w:rsid w:val="00F31104"/>
    <w:rsid w:val="00F311E4"/>
    <w:rsid w:val="00F3124E"/>
    <w:rsid w:val="00F312B2"/>
    <w:rsid w:val="00F3137B"/>
    <w:rsid w:val="00F3147E"/>
    <w:rsid w:val="00F317F3"/>
    <w:rsid w:val="00F31859"/>
    <w:rsid w:val="00F318BD"/>
    <w:rsid w:val="00F31AC5"/>
    <w:rsid w:val="00F31B9C"/>
    <w:rsid w:val="00F31BC4"/>
    <w:rsid w:val="00F31F88"/>
    <w:rsid w:val="00F32300"/>
    <w:rsid w:val="00F32303"/>
    <w:rsid w:val="00F323C7"/>
    <w:rsid w:val="00F32419"/>
    <w:rsid w:val="00F32487"/>
    <w:rsid w:val="00F32496"/>
    <w:rsid w:val="00F32538"/>
    <w:rsid w:val="00F3254F"/>
    <w:rsid w:val="00F32835"/>
    <w:rsid w:val="00F32872"/>
    <w:rsid w:val="00F32A21"/>
    <w:rsid w:val="00F32B6D"/>
    <w:rsid w:val="00F32B74"/>
    <w:rsid w:val="00F32CCE"/>
    <w:rsid w:val="00F32D51"/>
    <w:rsid w:val="00F32F37"/>
    <w:rsid w:val="00F3304D"/>
    <w:rsid w:val="00F330A4"/>
    <w:rsid w:val="00F330C7"/>
    <w:rsid w:val="00F33122"/>
    <w:rsid w:val="00F3324C"/>
    <w:rsid w:val="00F33382"/>
    <w:rsid w:val="00F333AE"/>
    <w:rsid w:val="00F33468"/>
    <w:rsid w:val="00F33487"/>
    <w:rsid w:val="00F335AD"/>
    <w:rsid w:val="00F335DF"/>
    <w:rsid w:val="00F338ED"/>
    <w:rsid w:val="00F339AB"/>
    <w:rsid w:val="00F33B6B"/>
    <w:rsid w:val="00F33C34"/>
    <w:rsid w:val="00F33F12"/>
    <w:rsid w:val="00F3400B"/>
    <w:rsid w:val="00F34010"/>
    <w:rsid w:val="00F34123"/>
    <w:rsid w:val="00F34166"/>
    <w:rsid w:val="00F34173"/>
    <w:rsid w:val="00F34518"/>
    <w:rsid w:val="00F346A1"/>
    <w:rsid w:val="00F347C7"/>
    <w:rsid w:val="00F34921"/>
    <w:rsid w:val="00F34A01"/>
    <w:rsid w:val="00F34B2E"/>
    <w:rsid w:val="00F34B91"/>
    <w:rsid w:val="00F34D21"/>
    <w:rsid w:val="00F34D94"/>
    <w:rsid w:val="00F34ED0"/>
    <w:rsid w:val="00F34F48"/>
    <w:rsid w:val="00F34F5B"/>
    <w:rsid w:val="00F350A0"/>
    <w:rsid w:val="00F35352"/>
    <w:rsid w:val="00F353EC"/>
    <w:rsid w:val="00F35402"/>
    <w:rsid w:val="00F354AE"/>
    <w:rsid w:val="00F354F0"/>
    <w:rsid w:val="00F3561A"/>
    <w:rsid w:val="00F3564E"/>
    <w:rsid w:val="00F35701"/>
    <w:rsid w:val="00F3575F"/>
    <w:rsid w:val="00F35760"/>
    <w:rsid w:val="00F35796"/>
    <w:rsid w:val="00F358AF"/>
    <w:rsid w:val="00F35910"/>
    <w:rsid w:val="00F3592F"/>
    <w:rsid w:val="00F359C1"/>
    <w:rsid w:val="00F35BCC"/>
    <w:rsid w:val="00F35C1C"/>
    <w:rsid w:val="00F35E8E"/>
    <w:rsid w:val="00F35F2F"/>
    <w:rsid w:val="00F35FD5"/>
    <w:rsid w:val="00F35FE1"/>
    <w:rsid w:val="00F3609D"/>
    <w:rsid w:val="00F360F5"/>
    <w:rsid w:val="00F36210"/>
    <w:rsid w:val="00F3624C"/>
    <w:rsid w:val="00F3637A"/>
    <w:rsid w:val="00F3657A"/>
    <w:rsid w:val="00F365F4"/>
    <w:rsid w:val="00F3686C"/>
    <w:rsid w:val="00F36950"/>
    <w:rsid w:val="00F36987"/>
    <w:rsid w:val="00F36A70"/>
    <w:rsid w:val="00F36A74"/>
    <w:rsid w:val="00F36AC8"/>
    <w:rsid w:val="00F36AE9"/>
    <w:rsid w:val="00F36BC9"/>
    <w:rsid w:val="00F36D8D"/>
    <w:rsid w:val="00F36E27"/>
    <w:rsid w:val="00F36E3C"/>
    <w:rsid w:val="00F36EB4"/>
    <w:rsid w:val="00F37164"/>
    <w:rsid w:val="00F37223"/>
    <w:rsid w:val="00F3722D"/>
    <w:rsid w:val="00F37581"/>
    <w:rsid w:val="00F37943"/>
    <w:rsid w:val="00F37C5D"/>
    <w:rsid w:val="00F37C64"/>
    <w:rsid w:val="00F37C70"/>
    <w:rsid w:val="00F37CD1"/>
    <w:rsid w:val="00F37D06"/>
    <w:rsid w:val="00F37D5D"/>
    <w:rsid w:val="00F37DA1"/>
    <w:rsid w:val="00F37DCE"/>
    <w:rsid w:val="00F4006D"/>
    <w:rsid w:val="00F4006F"/>
    <w:rsid w:val="00F4009F"/>
    <w:rsid w:val="00F402EE"/>
    <w:rsid w:val="00F40318"/>
    <w:rsid w:val="00F403F9"/>
    <w:rsid w:val="00F404DB"/>
    <w:rsid w:val="00F406E2"/>
    <w:rsid w:val="00F40728"/>
    <w:rsid w:val="00F40752"/>
    <w:rsid w:val="00F4084D"/>
    <w:rsid w:val="00F408EA"/>
    <w:rsid w:val="00F409A0"/>
    <w:rsid w:val="00F40B44"/>
    <w:rsid w:val="00F40BB3"/>
    <w:rsid w:val="00F40D35"/>
    <w:rsid w:val="00F40E23"/>
    <w:rsid w:val="00F40E5B"/>
    <w:rsid w:val="00F40EBF"/>
    <w:rsid w:val="00F40ECE"/>
    <w:rsid w:val="00F40FFF"/>
    <w:rsid w:val="00F410B0"/>
    <w:rsid w:val="00F4110B"/>
    <w:rsid w:val="00F41171"/>
    <w:rsid w:val="00F41540"/>
    <w:rsid w:val="00F4155E"/>
    <w:rsid w:val="00F4168C"/>
    <w:rsid w:val="00F41690"/>
    <w:rsid w:val="00F416B9"/>
    <w:rsid w:val="00F4178F"/>
    <w:rsid w:val="00F417FA"/>
    <w:rsid w:val="00F41DD9"/>
    <w:rsid w:val="00F420E5"/>
    <w:rsid w:val="00F420F2"/>
    <w:rsid w:val="00F421BA"/>
    <w:rsid w:val="00F421EE"/>
    <w:rsid w:val="00F4224F"/>
    <w:rsid w:val="00F4230B"/>
    <w:rsid w:val="00F42386"/>
    <w:rsid w:val="00F42442"/>
    <w:rsid w:val="00F42FB2"/>
    <w:rsid w:val="00F43011"/>
    <w:rsid w:val="00F43493"/>
    <w:rsid w:val="00F43556"/>
    <w:rsid w:val="00F435C7"/>
    <w:rsid w:val="00F435DF"/>
    <w:rsid w:val="00F4365A"/>
    <w:rsid w:val="00F43798"/>
    <w:rsid w:val="00F437E0"/>
    <w:rsid w:val="00F438C1"/>
    <w:rsid w:val="00F43C50"/>
    <w:rsid w:val="00F43E9C"/>
    <w:rsid w:val="00F43FDC"/>
    <w:rsid w:val="00F440BB"/>
    <w:rsid w:val="00F4418A"/>
    <w:rsid w:val="00F441C0"/>
    <w:rsid w:val="00F4436E"/>
    <w:rsid w:val="00F44502"/>
    <w:rsid w:val="00F44616"/>
    <w:rsid w:val="00F446C3"/>
    <w:rsid w:val="00F446CF"/>
    <w:rsid w:val="00F446FA"/>
    <w:rsid w:val="00F449C3"/>
    <w:rsid w:val="00F449C6"/>
    <w:rsid w:val="00F44AB6"/>
    <w:rsid w:val="00F44B90"/>
    <w:rsid w:val="00F44D37"/>
    <w:rsid w:val="00F45024"/>
    <w:rsid w:val="00F450A1"/>
    <w:rsid w:val="00F452E7"/>
    <w:rsid w:val="00F45407"/>
    <w:rsid w:val="00F4544A"/>
    <w:rsid w:val="00F454F8"/>
    <w:rsid w:val="00F455F7"/>
    <w:rsid w:val="00F457BC"/>
    <w:rsid w:val="00F459F0"/>
    <w:rsid w:val="00F45ABC"/>
    <w:rsid w:val="00F45CCB"/>
    <w:rsid w:val="00F45D82"/>
    <w:rsid w:val="00F45EA4"/>
    <w:rsid w:val="00F45EF2"/>
    <w:rsid w:val="00F46151"/>
    <w:rsid w:val="00F461A4"/>
    <w:rsid w:val="00F461A5"/>
    <w:rsid w:val="00F46211"/>
    <w:rsid w:val="00F463EF"/>
    <w:rsid w:val="00F46441"/>
    <w:rsid w:val="00F465BC"/>
    <w:rsid w:val="00F465DA"/>
    <w:rsid w:val="00F46662"/>
    <w:rsid w:val="00F46843"/>
    <w:rsid w:val="00F46866"/>
    <w:rsid w:val="00F468EA"/>
    <w:rsid w:val="00F46CF4"/>
    <w:rsid w:val="00F46D10"/>
    <w:rsid w:val="00F46F17"/>
    <w:rsid w:val="00F4723F"/>
    <w:rsid w:val="00F472C9"/>
    <w:rsid w:val="00F4738E"/>
    <w:rsid w:val="00F474A8"/>
    <w:rsid w:val="00F474EA"/>
    <w:rsid w:val="00F47B6E"/>
    <w:rsid w:val="00F47BE7"/>
    <w:rsid w:val="00F47E57"/>
    <w:rsid w:val="00F47F62"/>
    <w:rsid w:val="00F50136"/>
    <w:rsid w:val="00F502C7"/>
    <w:rsid w:val="00F503CB"/>
    <w:rsid w:val="00F5047F"/>
    <w:rsid w:val="00F505AC"/>
    <w:rsid w:val="00F50657"/>
    <w:rsid w:val="00F506CA"/>
    <w:rsid w:val="00F50851"/>
    <w:rsid w:val="00F50937"/>
    <w:rsid w:val="00F5097C"/>
    <w:rsid w:val="00F50982"/>
    <w:rsid w:val="00F50AA3"/>
    <w:rsid w:val="00F50B76"/>
    <w:rsid w:val="00F50C4B"/>
    <w:rsid w:val="00F50EF5"/>
    <w:rsid w:val="00F51039"/>
    <w:rsid w:val="00F5124A"/>
    <w:rsid w:val="00F513B0"/>
    <w:rsid w:val="00F513D5"/>
    <w:rsid w:val="00F51449"/>
    <w:rsid w:val="00F51481"/>
    <w:rsid w:val="00F514E2"/>
    <w:rsid w:val="00F51548"/>
    <w:rsid w:val="00F5162A"/>
    <w:rsid w:val="00F517BF"/>
    <w:rsid w:val="00F518EA"/>
    <w:rsid w:val="00F51993"/>
    <w:rsid w:val="00F51A4E"/>
    <w:rsid w:val="00F51B02"/>
    <w:rsid w:val="00F51B93"/>
    <w:rsid w:val="00F51C72"/>
    <w:rsid w:val="00F51E27"/>
    <w:rsid w:val="00F51EBD"/>
    <w:rsid w:val="00F51F5F"/>
    <w:rsid w:val="00F52096"/>
    <w:rsid w:val="00F52113"/>
    <w:rsid w:val="00F521E9"/>
    <w:rsid w:val="00F5227E"/>
    <w:rsid w:val="00F52380"/>
    <w:rsid w:val="00F5249D"/>
    <w:rsid w:val="00F525D0"/>
    <w:rsid w:val="00F52771"/>
    <w:rsid w:val="00F527B0"/>
    <w:rsid w:val="00F52827"/>
    <w:rsid w:val="00F528A7"/>
    <w:rsid w:val="00F529CB"/>
    <w:rsid w:val="00F52AB2"/>
    <w:rsid w:val="00F52ACF"/>
    <w:rsid w:val="00F52B1A"/>
    <w:rsid w:val="00F52C0E"/>
    <w:rsid w:val="00F52C7F"/>
    <w:rsid w:val="00F52CCC"/>
    <w:rsid w:val="00F52CD8"/>
    <w:rsid w:val="00F52EAA"/>
    <w:rsid w:val="00F52EB0"/>
    <w:rsid w:val="00F52ECE"/>
    <w:rsid w:val="00F53032"/>
    <w:rsid w:val="00F53047"/>
    <w:rsid w:val="00F531A1"/>
    <w:rsid w:val="00F532DC"/>
    <w:rsid w:val="00F533F0"/>
    <w:rsid w:val="00F534B1"/>
    <w:rsid w:val="00F5355E"/>
    <w:rsid w:val="00F537CF"/>
    <w:rsid w:val="00F53852"/>
    <w:rsid w:val="00F53868"/>
    <w:rsid w:val="00F53885"/>
    <w:rsid w:val="00F538BC"/>
    <w:rsid w:val="00F5394E"/>
    <w:rsid w:val="00F53B55"/>
    <w:rsid w:val="00F53BC3"/>
    <w:rsid w:val="00F53BE8"/>
    <w:rsid w:val="00F53D66"/>
    <w:rsid w:val="00F54409"/>
    <w:rsid w:val="00F5444F"/>
    <w:rsid w:val="00F545D8"/>
    <w:rsid w:val="00F546D9"/>
    <w:rsid w:val="00F546F6"/>
    <w:rsid w:val="00F54857"/>
    <w:rsid w:val="00F54A74"/>
    <w:rsid w:val="00F54B25"/>
    <w:rsid w:val="00F54B5A"/>
    <w:rsid w:val="00F54BF6"/>
    <w:rsid w:val="00F54D04"/>
    <w:rsid w:val="00F54D0A"/>
    <w:rsid w:val="00F54DE4"/>
    <w:rsid w:val="00F54E73"/>
    <w:rsid w:val="00F54E9A"/>
    <w:rsid w:val="00F54EDD"/>
    <w:rsid w:val="00F54F43"/>
    <w:rsid w:val="00F55059"/>
    <w:rsid w:val="00F550AD"/>
    <w:rsid w:val="00F551A7"/>
    <w:rsid w:val="00F551F4"/>
    <w:rsid w:val="00F55244"/>
    <w:rsid w:val="00F553D3"/>
    <w:rsid w:val="00F5571E"/>
    <w:rsid w:val="00F558D9"/>
    <w:rsid w:val="00F559B1"/>
    <w:rsid w:val="00F55B26"/>
    <w:rsid w:val="00F55BE2"/>
    <w:rsid w:val="00F55C03"/>
    <w:rsid w:val="00F55C33"/>
    <w:rsid w:val="00F55C5B"/>
    <w:rsid w:val="00F55CFE"/>
    <w:rsid w:val="00F55D06"/>
    <w:rsid w:val="00F55FD1"/>
    <w:rsid w:val="00F5603C"/>
    <w:rsid w:val="00F560BE"/>
    <w:rsid w:val="00F56167"/>
    <w:rsid w:val="00F561D9"/>
    <w:rsid w:val="00F562F4"/>
    <w:rsid w:val="00F5634C"/>
    <w:rsid w:val="00F56398"/>
    <w:rsid w:val="00F5648E"/>
    <w:rsid w:val="00F565F2"/>
    <w:rsid w:val="00F568C2"/>
    <w:rsid w:val="00F569FE"/>
    <w:rsid w:val="00F56A5B"/>
    <w:rsid w:val="00F56B71"/>
    <w:rsid w:val="00F56DA0"/>
    <w:rsid w:val="00F56F7B"/>
    <w:rsid w:val="00F57013"/>
    <w:rsid w:val="00F5713E"/>
    <w:rsid w:val="00F571FA"/>
    <w:rsid w:val="00F572CD"/>
    <w:rsid w:val="00F57601"/>
    <w:rsid w:val="00F5765F"/>
    <w:rsid w:val="00F5777E"/>
    <w:rsid w:val="00F577E8"/>
    <w:rsid w:val="00F57813"/>
    <w:rsid w:val="00F57852"/>
    <w:rsid w:val="00F578AA"/>
    <w:rsid w:val="00F579AD"/>
    <w:rsid w:val="00F57AF4"/>
    <w:rsid w:val="00F57BC7"/>
    <w:rsid w:val="00F57DD7"/>
    <w:rsid w:val="00F57EB7"/>
    <w:rsid w:val="00F57EFF"/>
    <w:rsid w:val="00F57F9E"/>
    <w:rsid w:val="00F60152"/>
    <w:rsid w:val="00F601F6"/>
    <w:rsid w:val="00F60300"/>
    <w:rsid w:val="00F603F8"/>
    <w:rsid w:val="00F60438"/>
    <w:rsid w:val="00F60656"/>
    <w:rsid w:val="00F6073C"/>
    <w:rsid w:val="00F608A1"/>
    <w:rsid w:val="00F6090D"/>
    <w:rsid w:val="00F60A7A"/>
    <w:rsid w:val="00F60BF4"/>
    <w:rsid w:val="00F60C44"/>
    <w:rsid w:val="00F60CBF"/>
    <w:rsid w:val="00F60DF8"/>
    <w:rsid w:val="00F60E58"/>
    <w:rsid w:val="00F60F4F"/>
    <w:rsid w:val="00F6100E"/>
    <w:rsid w:val="00F61080"/>
    <w:rsid w:val="00F611E4"/>
    <w:rsid w:val="00F61527"/>
    <w:rsid w:val="00F615DF"/>
    <w:rsid w:val="00F616DE"/>
    <w:rsid w:val="00F6176E"/>
    <w:rsid w:val="00F6177B"/>
    <w:rsid w:val="00F61849"/>
    <w:rsid w:val="00F618FA"/>
    <w:rsid w:val="00F61A6C"/>
    <w:rsid w:val="00F61BFC"/>
    <w:rsid w:val="00F61C21"/>
    <w:rsid w:val="00F61CA1"/>
    <w:rsid w:val="00F61CF3"/>
    <w:rsid w:val="00F61D17"/>
    <w:rsid w:val="00F61D5A"/>
    <w:rsid w:val="00F61F33"/>
    <w:rsid w:val="00F61F54"/>
    <w:rsid w:val="00F62055"/>
    <w:rsid w:val="00F6205C"/>
    <w:rsid w:val="00F62293"/>
    <w:rsid w:val="00F62760"/>
    <w:rsid w:val="00F6279A"/>
    <w:rsid w:val="00F6281B"/>
    <w:rsid w:val="00F62A99"/>
    <w:rsid w:val="00F62B3A"/>
    <w:rsid w:val="00F62B4F"/>
    <w:rsid w:val="00F62C4C"/>
    <w:rsid w:val="00F62CB3"/>
    <w:rsid w:val="00F62D6A"/>
    <w:rsid w:val="00F6329D"/>
    <w:rsid w:val="00F6335F"/>
    <w:rsid w:val="00F6340B"/>
    <w:rsid w:val="00F63512"/>
    <w:rsid w:val="00F63998"/>
    <w:rsid w:val="00F639A8"/>
    <w:rsid w:val="00F63A29"/>
    <w:rsid w:val="00F63B79"/>
    <w:rsid w:val="00F63C0F"/>
    <w:rsid w:val="00F63D97"/>
    <w:rsid w:val="00F63FE5"/>
    <w:rsid w:val="00F64018"/>
    <w:rsid w:val="00F6407B"/>
    <w:rsid w:val="00F64224"/>
    <w:rsid w:val="00F64231"/>
    <w:rsid w:val="00F64239"/>
    <w:rsid w:val="00F643C8"/>
    <w:rsid w:val="00F644AF"/>
    <w:rsid w:val="00F645C0"/>
    <w:rsid w:val="00F645FE"/>
    <w:rsid w:val="00F646F2"/>
    <w:rsid w:val="00F64747"/>
    <w:rsid w:val="00F64983"/>
    <w:rsid w:val="00F64A57"/>
    <w:rsid w:val="00F64B53"/>
    <w:rsid w:val="00F64C83"/>
    <w:rsid w:val="00F65297"/>
    <w:rsid w:val="00F65702"/>
    <w:rsid w:val="00F657BF"/>
    <w:rsid w:val="00F65E0C"/>
    <w:rsid w:val="00F65E46"/>
    <w:rsid w:val="00F6600F"/>
    <w:rsid w:val="00F662DB"/>
    <w:rsid w:val="00F663C2"/>
    <w:rsid w:val="00F6664E"/>
    <w:rsid w:val="00F667BA"/>
    <w:rsid w:val="00F6687D"/>
    <w:rsid w:val="00F668EF"/>
    <w:rsid w:val="00F668F0"/>
    <w:rsid w:val="00F6694C"/>
    <w:rsid w:val="00F66B48"/>
    <w:rsid w:val="00F66D3A"/>
    <w:rsid w:val="00F66FAA"/>
    <w:rsid w:val="00F6713B"/>
    <w:rsid w:val="00F671FA"/>
    <w:rsid w:val="00F67374"/>
    <w:rsid w:val="00F673F2"/>
    <w:rsid w:val="00F675F0"/>
    <w:rsid w:val="00F6764A"/>
    <w:rsid w:val="00F67876"/>
    <w:rsid w:val="00F6795F"/>
    <w:rsid w:val="00F67983"/>
    <w:rsid w:val="00F67A46"/>
    <w:rsid w:val="00F67AFD"/>
    <w:rsid w:val="00F67D6D"/>
    <w:rsid w:val="00F67D74"/>
    <w:rsid w:val="00F67D98"/>
    <w:rsid w:val="00F67DE3"/>
    <w:rsid w:val="00F67E12"/>
    <w:rsid w:val="00F67F49"/>
    <w:rsid w:val="00F701D7"/>
    <w:rsid w:val="00F7025F"/>
    <w:rsid w:val="00F70588"/>
    <w:rsid w:val="00F70759"/>
    <w:rsid w:val="00F70982"/>
    <w:rsid w:val="00F7098F"/>
    <w:rsid w:val="00F709E2"/>
    <w:rsid w:val="00F70A21"/>
    <w:rsid w:val="00F70A92"/>
    <w:rsid w:val="00F70AB9"/>
    <w:rsid w:val="00F70B15"/>
    <w:rsid w:val="00F70BB6"/>
    <w:rsid w:val="00F70C0B"/>
    <w:rsid w:val="00F70C58"/>
    <w:rsid w:val="00F70E05"/>
    <w:rsid w:val="00F7132E"/>
    <w:rsid w:val="00F713F1"/>
    <w:rsid w:val="00F7143A"/>
    <w:rsid w:val="00F715FF"/>
    <w:rsid w:val="00F7163C"/>
    <w:rsid w:val="00F716C7"/>
    <w:rsid w:val="00F71763"/>
    <w:rsid w:val="00F717B7"/>
    <w:rsid w:val="00F717E3"/>
    <w:rsid w:val="00F719A5"/>
    <w:rsid w:val="00F71E91"/>
    <w:rsid w:val="00F71F79"/>
    <w:rsid w:val="00F71FEE"/>
    <w:rsid w:val="00F72033"/>
    <w:rsid w:val="00F720F6"/>
    <w:rsid w:val="00F72335"/>
    <w:rsid w:val="00F725BB"/>
    <w:rsid w:val="00F7295F"/>
    <w:rsid w:val="00F7297C"/>
    <w:rsid w:val="00F72AD5"/>
    <w:rsid w:val="00F72C06"/>
    <w:rsid w:val="00F72D07"/>
    <w:rsid w:val="00F72E3D"/>
    <w:rsid w:val="00F72F4D"/>
    <w:rsid w:val="00F72F5D"/>
    <w:rsid w:val="00F72F6A"/>
    <w:rsid w:val="00F72FC7"/>
    <w:rsid w:val="00F73231"/>
    <w:rsid w:val="00F732FB"/>
    <w:rsid w:val="00F7330C"/>
    <w:rsid w:val="00F73493"/>
    <w:rsid w:val="00F734A0"/>
    <w:rsid w:val="00F73563"/>
    <w:rsid w:val="00F73683"/>
    <w:rsid w:val="00F737B6"/>
    <w:rsid w:val="00F7382D"/>
    <w:rsid w:val="00F738ED"/>
    <w:rsid w:val="00F73924"/>
    <w:rsid w:val="00F73956"/>
    <w:rsid w:val="00F73A2D"/>
    <w:rsid w:val="00F73AFD"/>
    <w:rsid w:val="00F73CDD"/>
    <w:rsid w:val="00F73D93"/>
    <w:rsid w:val="00F73E56"/>
    <w:rsid w:val="00F74119"/>
    <w:rsid w:val="00F7430D"/>
    <w:rsid w:val="00F74488"/>
    <w:rsid w:val="00F7451C"/>
    <w:rsid w:val="00F74672"/>
    <w:rsid w:val="00F746FE"/>
    <w:rsid w:val="00F74714"/>
    <w:rsid w:val="00F7479F"/>
    <w:rsid w:val="00F7494B"/>
    <w:rsid w:val="00F749C5"/>
    <w:rsid w:val="00F74AF4"/>
    <w:rsid w:val="00F74E3D"/>
    <w:rsid w:val="00F74E4F"/>
    <w:rsid w:val="00F74EB6"/>
    <w:rsid w:val="00F74F4A"/>
    <w:rsid w:val="00F7502B"/>
    <w:rsid w:val="00F75084"/>
    <w:rsid w:val="00F7515C"/>
    <w:rsid w:val="00F75185"/>
    <w:rsid w:val="00F751E3"/>
    <w:rsid w:val="00F751E6"/>
    <w:rsid w:val="00F7537B"/>
    <w:rsid w:val="00F7538E"/>
    <w:rsid w:val="00F753CA"/>
    <w:rsid w:val="00F7585A"/>
    <w:rsid w:val="00F759C1"/>
    <w:rsid w:val="00F75A4C"/>
    <w:rsid w:val="00F75A95"/>
    <w:rsid w:val="00F75C19"/>
    <w:rsid w:val="00F75DD1"/>
    <w:rsid w:val="00F75FB0"/>
    <w:rsid w:val="00F7601F"/>
    <w:rsid w:val="00F760A4"/>
    <w:rsid w:val="00F761E4"/>
    <w:rsid w:val="00F7623A"/>
    <w:rsid w:val="00F76252"/>
    <w:rsid w:val="00F762F3"/>
    <w:rsid w:val="00F763BE"/>
    <w:rsid w:val="00F7643D"/>
    <w:rsid w:val="00F76493"/>
    <w:rsid w:val="00F76975"/>
    <w:rsid w:val="00F76A35"/>
    <w:rsid w:val="00F76AFD"/>
    <w:rsid w:val="00F76BED"/>
    <w:rsid w:val="00F76BFF"/>
    <w:rsid w:val="00F76E48"/>
    <w:rsid w:val="00F7700A"/>
    <w:rsid w:val="00F770EF"/>
    <w:rsid w:val="00F7732E"/>
    <w:rsid w:val="00F7736F"/>
    <w:rsid w:val="00F77381"/>
    <w:rsid w:val="00F77497"/>
    <w:rsid w:val="00F774B3"/>
    <w:rsid w:val="00F77517"/>
    <w:rsid w:val="00F777CB"/>
    <w:rsid w:val="00F7787A"/>
    <w:rsid w:val="00F7789D"/>
    <w:rsid w:val="00F77996"/>
    <w:rsid w:val="00F779B6"/>
    <w:rsid w:val="00F77A49"/>
    <w:rsid w:val="00F77B64"/>
    <w:rsid w:val="00F77C89"/>
    <w:rsid w:val="00F77EC1"/>
    <w:rsid w:val="00F8021B"/>
    <w:rsid w:val="00F80274"/>
    <w:rsid w:val="00F8046E"/>
    <w:rsid w:val="00F80700"/>
    <w:rsid w:val="00F80770"/>
    <w:rsid w:val="00F807C6"/>
    <w:rsid w:val="00F80821"/>
    <w:rsid w:val="00F80843"/>
    <w:rsid w:val="00F809C0"/>
    <w:rsid w:val="00F80BC8"/>
    <w:rsid w:val="00F80D27"/>
    <w:rsid w:val="00F80D4F"/>
    <w:rsid w:val="00F80D80"/>
    <w:rsid w:val="00F80D90"/>
    <w:rsid w:val="00F80EAF"/>
    <w:rsid w:val="00F80F04"/>
    <w:rsid w:val="00F80F81"/>
    <w:rsid w:val="00F80FF2"/>
    <w:rsid w:val="00F81256"/>
    <w:rsid w:val="00F81359"/>
    <w:rsid w:val="00F813D1"/>
    <w:rsid w:val="00F813D8"/>
    <w:rsid w:val="00F81586"/>
    <w:rsid w:val="00F815E0"/>
    <w:rsid w:val="00F81746"/>
    <w:rsid w:val="00F817D3"/>
    <w:rsid w:val="00F8197F"/>
    <w:rsid w:val="00F81A35"/>
    <w:rsid w:val="00F81CAF"/>
    <w:rsid w:val="00F81CCE"/>
    <w:rsid w:val="00F81DE0"/>
    <w:rsid w:val="00F8214E"/>
    <w:rsid w:val="00F821A9"/>
    <w:rsid w:val="00F821C5"/>
    <w:rsid w:val="00F825C2"/>
    <w:rsid w:val="00F827A3"/>
    <w:rsid w:val="00F828E9"/>
    <w:rsid w:val="00F82A9E"/>
    <w:rsid w:val="00F82AB2"/>
    <w:rsid w:val="00F82B2F"/>
    <w:rsid w:val="00F82BD4"/>
    <w:rsid w:val="00F82D2A"/>
    <w:rsid w:val="00F82DB1"/>
    <w:rsid w:val="00F82DD3"/>
    <w:rsid w:val="00F82FBB"/>
    <w:rsid w:val="00F82FF7"/>
    <w:rsid w:val="00F830B5"/>
    <w:rsid w:val="00F83115"/>
    <w:rsid w:val="00F831BF"/>
    <w:rsid w:val="00F83629"/>
    <w:rsid w:val="00F836B6"/>
    <w:rsid w:val="00F8391E"/>
    <w:rsid w:val="00F83947"/>
    <w:rsid w:val="00F83A7E"/>
    <w:rsid w:val="00F83B7D"/>
    <w:rsid w:val="00F83E3A"/>
    <w:rsid w:val="00F83FAA"/>
    <w:rsid w:val="00F840A3"/>
    <w:rsid w:val="00F8422F"/>
    <w:rsid w:val="00F84321"/>
    <w:rsid w:val="00F84374"/>
    <w:rsid w:val="00F84463"/>
    <w:rsid w:val="00F8447E"/>
    <w:rsid w:val="00F845A6"/>
    <w:rsid w:val="00F845B0"/>
    <w:rsid w:val="00F845B1"/>
    <w:rsid w:val="00F845F8"/>
    <w:rsid w:val="00F846DF"/>
    <w:rsid w:val="00F8476C"/>
    <w:rsid w:val="00F8482C"/>
    <w:rsid w:val="00F8489D"/>
    <w:rsid w:val="00F848A2"/>
    <w:rsid w:val="00F849A1"/>
    <w:rsid w:val="00F84AA1"/>
    <w:rsid w:val="00F84B4F"/>
    <w:rsid w:val="00F84C2A"/>
    <w:rsid w:val="00F84CF1"/>
    <w:rsid w:val="00F84DDC"/>
    <w:rsid w:val="00F84DE9"/>
    <w:rsid w:val="00F84F64"/>
    <w:rsid w:val="00F84FDA"/>
    <w:rsid w:val="00F850D9"/>
    <w:rsid w:val="00F851A1"/>
    <w:rsid w:val="00F851E9"/>
    <w:rsid w:val="00F852F6"/>
    <w:rsid w:val="00F854A9"/>
    <w:rsid w:val="00F85560"/>
    <w:rsid w:val="00F85675"/>
    <w:rsid w:val="00F856EF"/>
    <w:rsid w:val="00F8577C"/>
    <w:rsid w:val="00F857A3"/>
    <w:rsid w:val="00F857E3"/>
    <w:rsid w:val="00F857F7"/>
    <w:rsid w:val="00F85854"/>
    <w:rsid w:val="00F85A2A"/>
    <w:rsid w:val="00F85A5B"/>
    <w:rsid w:val="00F85B1A"/>
    <w:rsid w:val="00F85BD6"/>
    <w:rsid w:val="00F85CD3"/>
    <w:rsid w:val="00F85F83"/>
    <w:rsid w:val="00F85F95"/>
    <w:rsid w:val="00F85FD1"/>
    <w:rsid w:val="00F85FFE"/>
    <w:rsid w:val="00F86010"/>
    <w:rsid w:val="00F86137"/>
    <w:rsid w:val="00F8635C"/>
    <w:rsid w:val="00F86393"/>
    <w:rsid w:val="00F86460"/>
    <w:rsid w:val="00F864A1"/>
    <w:rsid w:val="00F86508"/>
    <w:rsid w:val="00F8654C"/>
    <w:rsid w:val="00F86589"/>
    <w:rsid w:val="00F865D6"/>
    <w:rsid w:val="00F86642"/>
    <w:rsid w:val="00F868BB"/>
    <w:rsid w:val="00F86948"/>
    <w:rsid w:val="00F86DFA"/>
    <w:rsid w:val="00F8705F"/>
    <w:rsid w:val="00F87077"/>
    <w:rsid w:val="00F87145"/>
    <w:rsid w:val="00F871D5"/>
    <w:rsid w:val="00F873C6"/>
    <w:rsid w:val="00F873FA"/>
    <w:rsid w:val="00F876CF"/>
    <w:rsid w:val="00F8779D"/>
    <w:rsid w:val="00F87856"/>
    <w:rsid w:val="00F87A03"/>
    <w:rsid w:val="00F87BB9"/>
    <w:rsid w:val="00F87BEA"/>
    <w:rsid w:val="00F87C32"/>
    <w:rsid w:val="00F87C57"/>
    <w:rsid w:val="00F87D42"/>
    <w:rsid w:val="00F87D79"/>
    <w:rsid w:val="00F87E37"/>
    <w:rsid w:val="00F87E5E"/>
    <w:rsid w:val="00F900C1"/>
    <w:rsid w:val="00F90116"/>
    <w:rsid w:val="00F90229"/>
    <w:rsid w:val="00F90280"/>
    <w:rsid w:val="00F90501"/>
    <w:rsid w:val="00F90676"/>
    <w:rsid w:val="00F90688"/>
    <w:rsid w:val="00F909C4"/>
    <w:rsid w:val="00F90A41"/>
    <w:rsid w:val="00F90C7F"/>
    <w:rsid w:val="00F910D4"/>
    <w:rsid w:val="00F910FA"/>
    <w:rsid w:val="00F91146"/>
    <w:rsid w:val="00F91309"/>
    <w:rsid w:val="00F91720"/>
    <w:rsid w:val="00F91775"/>
    <w:rsid w:val="00F917AD"/>
    <w:rsid w:val="00F918A5"/>
    <w:rsid w:val="00F91917"/>
    <w:rsid w:val="00F91996"/>
    <w:rsid w:val="00F91B9F"/>
    <w:rsid w:val="00F91CAF"/>
    <w:rsid w:val="00F91D26"/>
    <w:rsid w:val="00F91DEF"/>
    <w:rsid w:val="00F91E35"/>
    <w:rsid w:val="00F920AF"/>
    <w:rsid w:val="00F922AF"/>
    <w:rsid w:val="00F922BA"/>
    <w:rsid w:val="00F92440"/>
    <w:rsid w:val="00F925F7"/>
    <w:rsid w:val="00F9261B"/>
    <w:rsid w:val="00F9280B"/>
    <w:rsid w:val="00F92840"/>
    <w:rsid w:val="00F929FB"/>
    <w:rsid w:val="00F92BC2"/>
    <w:rsid w:val="00F92E5B"/>
    <w:rsid w:val="00F92E7D"/>
    <w:rsid w:val="00F92EB2"/>
    <w:rsid w:val="00F934A6"/>
    <w:rsid w:val="00F9353D"/>
    <w:rsid w:val="00F936D4"/>
    <w:rsid w:val="00F93738"/>
    <w:rsid w:val="00F9392A"/>
    <w:rsid w:val="00F93981"/>
    <w:rsid w:val="00F939E5"/>
    <w:rsid w:val="00F93A1B"/>
    <w:rsid w:val="00F93AE2"/>
    <w:rsid w:val="00F94036"/>
    <w:rsid w:val="00F9426C"/>
    <w:rsid w:val="00F9435F"/>
    <w:rsid w:val="00F94427"/>
    <w:rsid w:val="00F944B4"/>
    <w:rsid w:val="00F94536"/>
    <w:rsid w:val="00F94730"/>
    <w:rsid w:val="00F9499D"/>
    <w:rsid w:val="00F94C67"/>
    <w:rsid w:val="00F94C93"/>
    <w:rsid w:val="00F94CAB"/>
    <w:rsid w:val="00F94CEA"/>
    <w:rsid w:val="00F94D35"/>
    <w:rsid w:val="00F94D62"/>
    <w:rsid w:val="00F94EF8"/>
    <w:rsid w:val="00F94FB5"/>
    <w:rsid w:val="00F9509A"/>
    <w:rsid w:val="00F950B4"/>
    <w:rsid w:val="00F95280"/>
    <w:rsid w:val="00F953B1"/>
    <w:rsid w:val="00F9559B"/>
    <w:rsid w:val="00F959B5"/>
    <w:rsid w:val="00F95AED"/>
    <w:rsid w:val="00F95B70"/>
    <w:rsid w:val="00F95B89"/>
    <w:rsid w:val="00F95BB0"/>
    <w:rsid w:val="00F95BB9"/>
    <w:rsid w:val="00F95CC4"/>
    <w:rsid w:val="00F95D23"/>
    <w:rsid w:val="00F95E48"/>
    <w:rsid w:val="00F95ED1"/>
    <w:rsid w:val="00F9610F"/>
    <w:rsid w:val="00F96173"/>
    <w:rsid w:val="00F9643A"/>
    <w:rsid w:val="00F964A6"/>
    <w:rsid w:val="00F96566"/>
    <w:rsid w:val="00F966B2"/>
    <w:rsid w:val="00F96885"/>
    <w:rsid w:val="00F96D87"/>
    <w:rsid w:val="00F96E6D"/>
    <w:rsid w:val="00F96EE0"/>
    <w:rsid w:val="00F96F28"/>
    <w:rsid w:val="00F96F99"/>
    <w:rsid w:val="00F96FAF"/>
    <w:rsid w:val="00F97133"/>
    <w:rsid w:val="00F97178"/>
    <w:rsid w:val="00F9735D"/>
    <w:rsid w:val="00F973A0"/>
    <w:rsid w:val="00F973EE"/>
    <w:rsid w:val="00F97503"/>
    <w:rsid w:val="00F975EF"/>
    <w:rsid w:val="00F978E8"/>
    <w:rsid w:val="00F979C2"/>
    <w:rsid w:val="00F97A60"/>
    <w:rsid w:val="00F97A8C"/>
    <w:rsid w:val="00F97AD3"/>
    <w:rsid w:val="00F97B79"/>
    <w:rsid w:val="00F97C5E"/>
    <w:rsid w:val="00F97D84"/>
    <w:rsid w:val="00F97E02"/>
    <w:rsid w:val="00F97F7E"/>
    <w:rsid w:val="00F97F9C"/>
    <w:rsid w:val="00FA006E"/>
    <w:rsid w:val="00FA00CD"/>
    <w:rsid w:val="00FA0125"/>
    <w:rsid w:val="00FA0137"/>
    <w:rsid w:val="00FA048D"/>
    <w:rsid w:val="00FA05BB"/>
    <w:rsid w:val="00FA05E0"/>
    <w:rsid w:val="00FA05E8"/>
    <w:rsid w:val="00FA07BE"/>
    <w:rsid w:val="00FA0898"/>
    <w:rsid w:val="00FA0946"/>
    <w:rsid w:val="00FA09F4"/>
    <w:rsid w:val="00FA0BD2"/>
    <w:rsid w:val="00FA0CF2"/>
    <w:rsid w:val="00FA0D66"/>
    <w:rsid w:val="00FA0D7F"/>
    <w:rsid w:val="00FA11FD"/>
    <w:rsid w:val="00FA13A0"/>
    <w:rsid w:val="00FA1401"/>
    <w:rsid w:val="00FA1563"/>
    <w:rsid w:val="00FA15A0"/>
    <w:rsid w:val="00FA1693"/>
    <w:rsid w:val="00FA171C"/>
    <w:rsid w:val="00FA179A"/>
    <w:rsid w:val="00FA197D"/>
    <w:rsid w:val="00FA1AB7"/>
    <w:rsid w:val="00FA1AF2"/>
    <w:rsid w:val="00FA1BF8"/>
    <w:rsid w:val="00FA2036"/>
    <w:rsid w:val="00FA2076"/>
    <w:rsid w:val="00FA224C"/>
    <w:rsid w:val="00FA23F7"/>
    <w:rsid w:val="00FA2464"/>
    <w:rsid w:val="00FA2475"/>
    <w:rsid w:val="00FA2699"/>
    <w:rsid w:val="00FA279C"/>
    <w:rsid w:val="00FA2879"/>
    <w:rsid w:val="00FA287E"/>
    <w:rsid w:val="00FA29DC"/>
    <w:rsid w:val="00FA2B08"/>
    <w:rsid w:val="00FA2C02"/>
    <w:rsid w:val="00FA2C33"/>
    <w:rsid w:val="00FA2CEE"/>
    <w:rsid w:val="00FA2D17"/>
    <w:rsid w:val="00FA2F5C"/>
    <w:rsid w:val="00FA2F95"/>
    <w:rsid w:val="00FA32B3"/>
    <w:rsid w:val="00FA33F5"/>
    <w:rsid w:val="00FA3448"/>
    <w:rsid w:val="00FA354B"/>
    <w:rsid w:val="00FA363E"/>
    <w:rsid w:val="00FA3774"/>
    <w:rsid w:val="00FA37D0"/>
    <w:rsid w:val="00FA38E7"/>
    <w:rsid w:val="00FA3A9E"/>
    <w:rsid w:val="00FA3AA2"/>
    <w:rsid w:val="00FA3C1C"/>
    <w:rsid w:val="00FA3E6C"/>
    <w:rsid w:val="00FA3F14"/>
    <w:rsid w:val="00FA3FA7"/>
    <w:rsid w:val="00FA4079"/>
    <w:rsid w:val="00FA42B7"/>
    <w:rsid w:val="00FA434F"/>
    <w:rsid w:val="00FA43DC"/>
    <w:rsid w:val="00FA4731"/>
    <w:rsid w:val="00FA4752"/>
    <w:rsid w:val="00FA475C"/>
    <w:rsid w:val="00FA4793"/>
    <w:rsid w:val="00FA4886"/>
    <w:rsid w:val="00FA4A34"/>
    <w:rsid w:val="00FA4B0F"/>
    <w:rsid w:val="00FA4BCE"/>
    <w:rsid w:val="00FA4E57"/>
    <w:rsid w:val="00FA4FC7"/>
    <w:rsid w:val="00FA4FD9"/>
    <w:rsid w:val="00FA5014"/>
    <w:rsid w:val="00FA5064"/>
    <w:rsid w:val="00FA5065"/>
    <w:rsid w:val="00FA5210"/>
    <w:rsid w:val="00FA5329"/>
    <w:rsid w:val="00FA54AF"/>
    <w:rsid w:val="00FA55BE"/>
    <w:rsid w:val="00FA5677"/>
    <w:rsid w:val="00FA5818"/>
    <w:rsid w:val="00FA58BF"/>
    <w:rsid w:val="00FA5903"/>
    <w:rsid w:val="00FA5928"/>
    <w:rsid w:val="00FA5C5F"/>
    <w:rsid w:val="00FA5CD8"/>
    <w:rsid w:val="00FA5F5A"/>
    <w:rsid w:val="00FA5FD3"/>
    <w:rsid w:val="00FA604A"/>
    <w:rsid w:val="00FA61F8"/>
    <w:rsid w:val="00FA62E3"/>
    <w:rsid w:val="00FA63D6"/>
    <w:rsid w:val="00FA64B9"/>
    <w:rsid w:val="00FA6533"/>
    <w:rsid w:val="00FA66E0"/>
    <w:rsid w:val="00FA6798"/>
    <w:rsid w:val="00FA67CC"/>
    <w:rsid w:val="00FA6860"/>
    <w:rsid w:val="00FA68D4"/>
    <w:rsid w:val="00FA69B1"/>
    <w:rsid w:val="00FA6A4D"/>
    <w:rsid w:val="00FA6ABE"/>
    <w:rsid w:val="00FA6C38"/>
    <w:rsid w:val="00FA6C7D"/>
    <w:rsid w:val="00FA6E35"/>
    <w:rsid w:val="00FA6E36"/>
    <w:rsid w:val="00FA71F1"/>
    <w:rsid w:val="00FA72A9"/>
    <w:rsid w:val="00FA7368"/>
    <w:rsid w:val="00FA7371"/>
    <w:rsid w:val="00FA766F"/>
    <w:rsid w:val="00FA775D"/>
    <w:rsid w:val="00FA7814"/>
    <w:rsid w:val="00FA7AF7"/>
    <w:rsid w:val="00FA7CC5"/>
    <w:rsid w:val="00FA7CFD"/>
    <w:rsid w:val="00FA7D23"/>
    <w:rsid w:val="00FA7DDA"/>
    <w:rsid w:val="00FA7ED4"/>
    <w:rsid w:val="00FB003D"/>
    <w:rsid w:val="00FB007D"/>
    <w:rsid w:val="00FB03D8"/>
    <w:rsid w:val="00FB03FD"/>
    <w:rsid w:val="00FB085C"/>
    <w:rsid w:val="00FB09BA"/>
    <w:rsid w:val="00FB0A03"/>
    <w:rsid w:val="00FB0A29"/>
    <w:rsid w:val="00FB0AFD"/>
    <w:rsid w:val="00FB0C69"/>
    <w:rsid w:val="00FB0F97"/>
    <w:rsid w:val="00FB1073"/>
    <w:rsid w:val="00FB11A1"/>
    <w:rsid w:val="00FB148D"/>
    <w:rsid w:val="00FB15FB"/>
    <w:rsid w:val="00FB1743"/>
    <w:rsid w:val="00FB1877"/>
    <w:rsid w:val="00FB18A8"/>
    <w:rsid w:val="00FB1923"/>
    <w:rsid w:val="00FB2060"/>
    <w:rsid w:val="00FB2309"/>
    <w:rsid w:val="00FB2318"/>
    <w:rsid w:val="00FB234C"/>
    <w:rsid w:val="00FB2386"/>
    <w:rsid w:val="00FB23AA"/>
    <w:rsid w:val="00FB2404"/>
    <w:rsid w:val="00FB24E4"/>
    <w:rsid w:val="00FB25BA"/>
    <w:rsid w:val="00FB263F"/>
    <w:rsid w:val="00FB269B"/>
    <w:rsid w:val="00FB272C"/>
    <w:rsid w:val="00FB2851"/>
    <w:rsid w:val="00FB2A81"/>
    <w:rsid w:val="00FB2B6B"/>
    <w:rsid w:val="00FB2C2A"/>
    <w:rsid w:val="00FB3071"/>
    <w:rsid w:val="00FB3186"/>
    <w:rsid w:val="00FB337C"/>
    <w:rsid w:val="00FB342D"/>
    <w:rsid w:val="00FB35FB"/>
    <w:rsid w:val="00FB38A4"/>
    <w:rsid w:val="00FB3904"/>
    <w:rsid w:val="00FB3AA4"/>
    <w:rsid w:val="00FB3AC4"/>
    <w:rsid w:val="00FB3B7A"/>
    <w:rsid w:val="00FB3CE0"/>
    <w:rsid w:val="00FB3D8A"/>
    <w:rsid w:val="00FB3DBA"/>
    <w:rsid w:val="00FB3E6D"/>
    <w:rsid w:val="00FB4139"/>
    <w:rsid w:val="00FB457D"/>
    <w:rsid w:val="00FB45E2"/>
    <w:rsid w:val="00FB460B"/>
    <w:rsid w:val="00FB4817"/>
    <w:rsid w:val="00FB4923"/>
    <w:rsid w:val="00FB4933"/>
    <w:rsid w:val="00FB4B86"/>
    <w:rsid w:val="00FB4FAA"/>
    <w:rsid w:val="00FB5025"/>
    <w:rsid w:val="00FB50BF"/>
    <w:rsid w:val="00FB5195"/>
    <w:rsid w:val="00FB5328"/>
    <w:rsid w:val="00FB5448"/>
    <w:rsid w:val="00FB554C"/>
    <w:rsid w:val="00FB56DC"/>
    <w:rsid w:val="00FB5826"/>
    <w:rsid w:val="00FB5AC7"/>
    <w:rsid w:val="00FB5B39"/>
    <w:rsid w:val="00FB5DA5"/>
    <w:rsid w:val="00FB5EE3"/>
    <w:rsid w:val="00FB5F2D"/>
    <w:rsid w:val="00FB6024"/>
    <w:rsid w:val="00FB63BC"/>
    <w:rsid w:val="00FB64BB"/>
    <w:rsid w:val="00FB667B"/>
    <w:rsid w:val="00FB66FD"/>
    <w:rsid w:val="00FB6708"/>
    <w:rsid w:val="00FB6733"/>
    <w:rsid w:val="00FB6B27"/>
    <w:rsid w:val="00FB6B89"/>
    <w:rsid w:val="00FB6BC6"/>
    <w:rsid w:val="00FB6CBC"/>
    <w:rsid w:val="00FB6D6B"/>
    <w:rsid w:val="00FB6DA9"/>
    <w:rsid w:val="00FB6DEB"/>
    <w:rsid w:val="00FB6E55"/>
    <w:rsid w:val="00FB6EF2"/>
    <w:rsid w:val="00FB6FA6"/>
    <w:rsid w:val="00FB703F"/>
    <w:rsid w:val="00FB705B"/>
    <w:rsid w:val="00FB716B"/>
    <w:rsid w:val="00FB723E"/>
    <w:rsid w:val="00FB74AA"/>
    <w:rsid w:val="00FB7540"/>
    <w:rsid w:val="00FB75DF"/>
    <w:rsid w:val="00FB794B"/>
    <w:rsid w:val="00FB7978"/>
    <w:rsid w:val="00FB79FD"/>
    <w:rsid w:val="00FB7B14"/>
    <w:rsid w:val="00FB7B90"/>
    <w:rsid w:val="00FB7E15"/>
    <w:rsid w:val="00FB7E3C"/>
    <w:rsid w:val="00FB7EA8"/>
    <w:rsid w:val="00FB7F5B"/>
    <w:rsid w:val="00FB7FAB"/>
    <w:rsid w:val="00FC0206"/>
    <w:rsid w:val="00FC029D"/>
    <w:rsid w:val="00FC02E0"/>
    <w:rsid w:val="00FC0333"/>
    <w:rsid w:val="00FC05CD"/>
    <w:rsid w:val="00FC0650"/>
    <w:rsid w:val="00FC06F2"/>
    <w:rsid w:val="00FC0AFB"/>
    <w:rsid w:val="00FC0B2F"/>
    <w:rsid w:val="00FC0C32"/>
    <w:rsid w:val="00FC0EAC"/>
    <w:rsid w:val="00FC0F8D"/>
    <w:rsid w:val="00FC17C9"/>
    <w:rsid w:val="00FC17F5"/>
    <w:rsid w:val="00FC18E3"/>
    <w:rsid w:val="00FC190E"/>
    <w:rsid w:val="00FC1E1B"/>
    <w:rsid w:val="00FC1E64"/>
    <w:rsid w:val="00FC214E"/>
    <w:rsid w:val="00FC21E5"/>
    <w:rsid w:val="00FC223B"/>
    <w:rsid w:val="00FC269E"/>
    <w:rsid w:val="00FC271C"/>
    <w:rsid w:val="00FC285E"/>
    <w:rsid w:val="00FC28EB"/>
    <w:rsid w:val="00FC290E"/>
    <w:rsid w:val="00FC2937"/>
    <w:rsid w:val="00FC2AB0"/>
    <w:rsid w:val="00FC2BA5"/>
    <w:rsid w:val="00FC2F42"/>
    <w:rsid w:val="00FC32E5"/>
    <w:rsid w:val="00FC3615"/>
    <w:rsid w:val="00FC3649"/>
    <w:rsid w:val="00FC3691"/>
    <w:rsid w:val="00FC3714"/>
    <w:rsid w:val="00FC3A0F"/>
    <w:rsid w:val="00FC3B2B"/>
    <w:rsid w:val="00FC3C8A"/>
    <w:rsid w:val="00FC3DDF"/>
    <w:rsid w:val="00FC3E4C"/>
    <w:rsid w:val="00FC3F4D"/>
    <w:rsid w:val="00FC4351"/>
    <w:rsid w:val="00FC45FB"/>
    <w:rsid w:val="00FC47D6"/>
    <w:rsid w:val="00FC4818"/>
    <w:rsid w:val="00FC4829"/>
    <w:rsid w:val="00FC489B"/>
    <w:rsid w:val="00FC4954"/>
    <w:rsid w:val="00FC4A03"/>
    <w:rsid w:val="00FC4AA2"/>
    <w:rsid w:val="00FC4ACB"/>
    <w:rsid w:val="00FC4D4C"/>
    <w:rsid w:val="00FC4E74"/>
    <w:rsid w:val="00FC501F"/>
    <w:rsid w:val="00FC512C"/>
    <w:rsid w:val="00FC51A9"/>
    <w:rsid w:val="00FC51D6"/>
    <w:rsid w:val="00FC521E"/>
    <w:rsid w:val="00FC524E"/>
    <w:rsid w:val="00FC5325"/>
    <w:rsid w:val="00FC536E"/>
    <w:rsid w:val="00FC546D"/>
    <w:rsid w:val="00FC54F7"/>
    <w:rsid w:val="00FC556A"/>
    <w:rsid w:val="00FC55AB"/>
    <w:rsid w:val="00FC588F"/>
    <w:rsid w:val="00FC58ED"/>
    <w:rsid w:val="00FC5A12"/>
    <w:rsid w:val="00FC5AE6"/>
    <w:rsid w:val="00FC5BD2"/>
    <w:rsid w:val="00FC5D34"/>
    <w:rsid w:val="00FC5D81"/>
    <w:rsid w:val="00FC5D87"/>
    <w:rsid w:val="00FC5FC9"/>
    <w:rsid w:val="00FC6137"/>
    <w:rsid w:val="00FC61B0"/>
    <w:rsid w:val="00FC62D6"/>
    <w:rsid w:val="00FC6307"/>
    <w:rsid w:val="00FC6445"/>
    <w:rsid w:val="00FC67B7"/>
    <w:rsid w:val="00FC6823"/>
    <w:rsid w:val="00FC68F2"/>
    <w:rsid w:val="00FC69D3"/>
    <w:rsid w:val="00FC6B8B"/>
    <w:rsid w:val="00FC6D78"/>
    <w:rsid w:val="00FC6DD3"/>
    <w:rsid w:val="00FC6DDE"/>
    <w:rsid w:val="00FC70C8"/>
    <w:rsid w:val="00FC735C"/>
    <w:rsid w:val="00FC7370"/>
    <w:rsid w:val="00FC738D"/>
    <w:rsid w:val="00FC7894"/>
    <w:rsid w:val="00FC7A56"/>
    <w:rsid w:val="00FC7AD8"/>
    <w:rsid w:val="00FC7C62"/>
    <w:rsid w:val="00FC7F8C"/>
    <w:rsid w:val="00FC7F8D"/>
    <w:rsid w:val="00FC7FA2"/>
    <w:rsid w:val="00FD00E5"/>
    <w:rsid w:val="00FD02B8"/>
    <w:rsid w:val="00FD055A"/>
    <w:rsid w:val="00FD0624"/>
    <w:rsid w:val="00FD06CC"/>
    <w:rsid w:val="00FD0AF5"/>
    <w:rsid w:val="00FD0BDE"/>
    <w:rsid w:val="00FD1295"/>
    <w:rsid w:val="00FD133E"/>
    <w:rsid w:val="00FD136C"/>
    <w:rsid w:val="00FD1376"/>
    <w:rsid w:val="00FD13F9"/>
    <w:rsid w:val="00FD14D2"/>
    <w:rsid w:val="00FD1519"/>
    <w:rsid w:val="00FD191C"/>
    <w:rsid w:val="00FD1954"/>
    <w:rsid w:val="00FD196A"/>
    <w:rsid w:val="00FD1A90"/>
    <w:rsid w:val="00FD1AAF"/>
    <w:rsid w:val="00FD1C48"/>
    <w:rsid w:val="00FD1CAB"/>
    <w:rsid w:val="00FD1DF0"/>
    <w:rsid w:val="00FD2169"/>
    <w:rsid w:val="00FD22A2"/>
    <w:rsid w:val="00FD230C"/>
    <w:rsid w:val="00FD248D"/>
    <w:rsid w:val="00FD25E3"/>
    <w:rsid w:val="00FD25E9"/>
    <w:rsid w:val="00FD2800"/>
    <w:rsid w:val="00FD2845"/>
    <w:rsid w:val="00FD2883"/>
    <w:rsid w:val="00FD2A70"/>
    <w:rsid w:val="00FD2AAA"/>
    <w:rsid w:val="00FD2B13"/>
    <w:rsid w:val="00FD2DCA"/>
    <w:rsid w:val="00FD2E0E"/>
    <w:rsid w:val="00FD2E17"/>
    <w:rsid w:val="00FD2E70"/>
    <w:rsid w:val="00FD2F1B"/>
    <w:rsid w:val="00FD3434"/>
    <w:rsid w:val="00FD354C"/>
    <w:rsid w:val="00FD3559"/>
    <w:rsid w:val="00FD35C4"/>
    <w:rsid w:val="00FD3826"/>
    <w:rsid w:val="00FD394A"/>
    <w:rsid w:val="00FD39B0"/>
    <w:rsid w:val="00FD3CD5"/>
    <w:rsid w:val="00FD3DEA"/>
    <w:rsid w:val="00FD3E21"/>
    <w:rsid w:val="00FD3E62"/>
    <w:rsid w:val="00FD3E83"/>
    <w:rsid w:val="00FD3EB2"/>
    <w:rsid w:val="00FD4001"/>
    <w:rsid w:val="00FD4029"/>
    <w:rsid w:val="00FD437B"/>
    <w:rsid w:val="00FD4431"/>
    <w:rsid w:val="00FD4497"/>
    <w:rsid w:val="00FD4592"/>
    <w:rsid w:val="00FD45CD"/>
    <w:rsid w:val="00FD4860"/>
    <w:rsid w:val="00FD49E7"/>
    <w:rsid w:val="00FD4C2E"/>
    <w:rsid w:val="00FD4C82"/>
    <w:rsid w:val="00FD4CBE"/>
    <w:rsid w:val="00FD4ED2"/>
    <w:rsid w:val="00FD5064"/>
    <w:rsid w:val="00FD512D"/>
    <w:rsid w:val="00FD551C"/>
    <w:rsid w:val="00FD5539"/>
    <w:rsid w:val="00FD561E"/>
    <w:rsid w:val="00FD57C7"/>
    <w:rsid w:val="00FD5883"/>
    <w:rsid w:val="00FD58C0"/>
    <w:rsid w:val="00FD5909"/>
    <w:rsid w:val="00FD590C"/>
    <w:rsid w:val="00FD5A49"/>
    <w:rsid w:val="00FD5AC6"/>
    <w:rsid w:val="00FD5B6C"/>
    <w:rsid w:val="00FD5BC9"/>
    <w:rsid w:val="00FD5D11"/>
    <w:rsid w:val="00FD5D9C"/>
    <w:rsid w:val="00FD5E4E"/>
    <w:rsid w:val="00FD6129"/>
    <w:rsid w:val="00FD6255"/>
    <w:rsid w:val="00FD64BE"/>
    <w:rsid w:val="00FD658E"/>
    <w:rsid w:val="00FD6666"/>
    <w:rsid w:val="00FD67A8"/>
    <w:rsid w:val="00FD6D6D"/>
    <w:rsid w:val="00FD6D74"/>
    <w:rsid w:val="00FD6DF4"/>
    <w:rsid w:val="00FD6E2B"/>
    <w:rsid w:val="00FD6F28"/>
    <w:rsid w:val="00FD6F96"/>
    <w:rsid w:val="00FD707A"/>
    <w:rsid w:val="00FD7124"/>
    <w:rsid w:val="00FD7169"/>
    <w:rsid w:val="00FD717C"/>
    <w:rsid w:val="00FD71EE"/>
    <w:rsid w:val="00FD7208"/>
    <w:rsid w:val="00FD7226"/>
    <w:rsid w:val="00FD74A2"/>
    <w:rsid w:val="00FD74D3"/>
    <w:rsid w:val="00FD75A8"/>
    <w:rsid w:val="00FD75B8"/>
    <w:rsid w:val="00FD76F7"/>
    <w:rsid w:val="00FD7844"/>
    <w:rsid w:val="00FD790E"/>
    <w:rsid w:val="00FD7941"/>
    <w:rsid w:val="00FD7ADA"/>
    <w:rsid w:val="00FD7AF6"/>
    <w:rsid w:val="00FD7DF5"/>
    <w:rsid w:val="00FD7E29"/>
    <w:rsid w:val="00FD7E37"/>
    <w:rsid w:val="00FD7F93"/>
    <w:rsid w:val="00FE044C"/>
    <w:rsid w:val="00FE048F"/>
    <w:rsid w:val="00FE061E"/>
    <w:rsid w:val="00FE06A5"/>
    <w:rsid w:val="00FE075B"/>
    <w:rsid w:val="00FE0A0F"/>
    <w:rsid w:val="00FE0CB4"/>
    <w:rsid w:val="00FE0D79"/>
    <w:rsid w:val="00FE0F90"/>
    <w:rsid w:val="00FE101A"/>
    <w:rsid w:val="00FE102D"/>
    <w:rsid w:val="00FE1167"/>
    <w:rsid w:val="00FE1291"/>
    <w:rsid w:val="00FE139E"/>
    <w:rsid w:val="00FE13F3"/>
    <w:rsid w:val="00FE14F8"/>
    <w:rsid w:val="00FE170A"/>
    <w:rsid w:val="00FE1796"/>
    <w:rsid w:val="00FE197C"/>
    <w:rsid w:val="00FE1E3D"/>
    <w:rsid w:val="00FE1EF8"/>
    <w:rsid w:val="00FE207F"/>
    <w:rsid w:val="00FE2232"/>
    <w:rsid w:val="00FE2250"/>
    <w:rsid w:val="00FE2281"/>
    <w:rsid w:val="00FE243E"/>
    <w:rsid w:val="00FE2509"/>
    <w:rsid w:val="00FE255C"/>
    <w:rsid w:val="00FE256D"/>
    <w:rsid w:val="00FE2621"/>
    <w:rsid w:val="00FE272E"/>
    <w:rsid w:val="00FE28B9"/>
    <w:rsid w:val="00FE28C0"/>
    <w:rsid w:val="00FE28C5"/>
    <w:rsid w:val="00FE2A25"/>
    <w:rsid w:val="00FE2C7B"/>
    <w:rsid w:val="00FE2FA1"/>
    <w:rsid w:val="00FE3035"/>
    <w:rsid w:val="00FE3342"/>
    <w:rsid w:val="00FE34C3"/>
    <w:rsid w:val="00FE355F"/>
    <w:rsid w:val="00FE3697"/>
    <w:rsid w:val="00FE3709"/>
    <w:rsid w:val="00FE385B"/>
    <w:rsid w:val="00FE3860"/>
    <w:rsid w:val="00FE3A9A"/>
    <w:rsid w:val="00FE3AB6"/>
    <w:rsid w:val="00FE3B67"/>
    <w:rsid w:val="00FE3B7F"/>
    <w:rsid w:val="00FE3BCE"/>
    <w:rsid w:val="00FE3EC3"/>
    <w:rsid w:val="00FE3EF8"/>
    <w:rsid w:val="00FE3F45"/>
    <w:rsid w:val="00FE42E9"/>
    <w:rsid w:val="00FE4581"/>
    <w:rsid w:val="00FE47DD"/>
    <w:rsid w:val="00FE47E1"/>
    <w:rsid w:val="00FE47F7"/>
    <w:rsid w:val="00FE48A8"/>
    <w:rsid w:val="00FE492A"/>
    <w:rsid w:val="00FE49C6"/>
    <w:rsid w:val="00FE4AEE"/>
    <w:rsid w:val="00FE4B42"/>
    <w:rsid w:val="00FE4DB2"/>
    <w:rsid w:val="00FE4E3E"/>
    <w:rsid w:val="00FE517B"/>
    <w:rsid w:val="00FE51B5"/>
    <w:rsid w:val="00FE560B"/>
    <w:rsid w:val="00FE5A80"/>
    <w:rsid w:val="00FE5AF9"/>
    <w:rsid w:val="00FE5B1B"/>
    <w:rsid w:val="00FE5D3B"/>
    <w:rsid w:val="00FE5FF7"/>
    <w:rsid w:val="00FE601B"/>
    <w:rsid w:val="00FE6303"/>
    <w:rsid w:val="00FE6792"/>
    <w:rsid w:val="00FE67AA"/>
    <w:rsid w:val="00FE6951"/>
    <w:rsid w:val="00FE69FC"/>
    <w:rsid w:val="00FE6A14"/>
    <w:rsid w:val="00FE6DA6"/>
    <w:rsid w:val="00FE6E50"/>
    <w:rsid w:val="00FE6E6F"/>
    <w:rsid w:val="00FE6E87"/>
    <w:rsid w:val="00FE6FBE"/>
    <w:rsid w:val="00FE705F"/>
    <w:rsid w:val="00FE7180"/>
    <w:rsid w:val="00FE71A8"/>
    <w:rsid w:val="00FE7325"/>
    <w:rsid w:val="00FE7368"/>
    <w:rsid w:val="00FE73C2"/>
    <w:rsid w:val="00FE754C"/>
    <w:rsid w:val="00FE754F"/>
    <w:rsid w:val="00FE7616"/>
    <w:rsid w:val="00FE7839"/>
    <w:rsid w:val="00FE794C"/>
    <w:rsid w:val="00FE7D94"/>
    <w:rsid w:val="00FE7D95"/>
    <w:rsid w:val="00FE7DDB"/>
    <w:rsid w:val="00FF0234"/>
    <w:rsid w:val="00FF04BE"/>
    <w:rsid w:val="00FF07E4"/>
    <w:rsid w:val="00FF093F"/>
    <w:rsid w:val="00FF09B4"/>
    <w:rsid w:val="00FF0A19"/>
    <w:rsid w:val="00FF0AB4"/>
    <w:rsid w:val="00FF0C34"/>
    <w:rsid w:val="00FF0D65"/>
    <w:rsid w:val="00FF0E11"/>
    <w:rsid w:val="00FF0E3B"/>
    <w:rsid w:val="00FF0FA3"/>
    <w:rsid w:val="00FF0FF7"/>
    <w:rsid w:val="00FF10B4"/>
    <w:rsid w:val="00FF10FB"/>
    <w:rsid w:val="00FF14BD"/>
    <w:rsid w:val="00FF14E2"/>
    <w:rsid w:val="00FF1511"/>
    <w:rsid w:val="00FF162E"/>
    <w:rsid w:val="00FF1839"/>
    <w:rsid w:val="00FF1926"/>
    <w:rsid w:val="00FF1D94"/>
    <w:rsid w:val="00FF1EFF"/>
    <w:rsid w:val="00FF1F31"/>
    <w:rsid w:val="00FF2050"/>
    <w:rsid w:val="00FF2077"/>
    <w:rsid w:val="00FF20DA"/>
    <w:rsid w:val="00FF2148"/>
    <w:rsid w:val="00FF2199"/>
    <w:rsid w:val="00FF21FB"/>
    <w:rsid w:val="00FF2207"/>
    <w:rsid w:val="00FF25A3"/>
    <w:rsid w:val="00FF25F6"/>
    <w:rsid w:val="00FF26BE"/>
    <w:rsid w:val="00FF2823"/>
    <w:rsid w:val="00FF2862"/>
    <w:rsid w:val="00FF28DD"/>
    <w:rsid w:val="00FF2935"/>
    <w:rsid w:val="00FF2BA1"/>
    <w:rsid w:val="00FF2BC7"/>
    <w:rsid w:val="00FF2C3E"/>
    <w:rsid w:val="00FF2F6E"/>
    <w:rsid w:val="00FF3030"/>
    <w:rsid w:val="00FF31E1"/>
    <w:rsid w:val="00FF3235"/>
    <w:rsid w:val="00FF32D4"/>
    <w:rsid w:val="00FF333B"/>
    <w:rsid w:val="00FF33AF"/>
    <w:rsid w:val="00FF33B0"/>
    <w:rsid w:val="00FF340B"/>
    <w:rsid w:val="00FF35B8"/>
    <w:rsid w:val="00FF3678"/>
    <w:rsid w:val="00FF3736"/>
    <w:rsid w:val="00FF37D3"/>
    <w:rsid w:val="00FF389F"/>
    <w:rsid w:val="00FF39AD"/>
    <w:rsid w:val="00FF3B06"/>
    <w:rsid w:val="00FF3BFC"/>
    <w:rsid w:val="00FF3E70"/>
    <w:rsid w:val="00FF417A"/>
    <w:rsid w:val="00FF440D"/>
    <w:rsid w:val="00FF463A"/>
    <w:rsid w:val="00FF466B"/>
    <w:rsid w:val="00FF484E"/>
    <w:rsid w:val="00FF498F"/>
    <w:rsid w:val="00FF4A32"/>
    <w:rsid w:val="00FF4AD3"/>
    <w:rsid w:val="00FF4BA7"/>
    <w:rsid w:val="00FF4C34"/>
    <w:rsid w:val="00FF4C3A"/>
    <w:rsid w:val="00FF4E5D"/>
    <w:rsid w:val="00FF50DA"/>
    <w:rsid w:val="00FF526B"/>
    <w:rsid w:val="00FF5352"/>
    <w:rsid w:val="00FF53CD"/>
    <w:rsid w:val="00FF5584"/>
    <w:rsid w:val="00FF55A3"/>
    <w:rsid w:val="00FF55A4"/>
    <w:rsid w:val="00FF5708"/>
    <w:rsid w:val="00FF5899"/>
    <w:rsid w:val="00FF59A2"/>
    <w:rsid w:val="00FF59DB"/>
    <w:rsid w:val="00FF5B64"/>
    <w:rsid w:val="00FF5FEB"/>
    <w:rsid w:val="00FF606E"/>
    <w:rsid w:val="00FF609C"/>
    <w:rsid w:val="00FF617C"/>
    <w:rsid w:val="00FF61FC"/>
    <w:rsid w:val="00FF62CE"/>
    <w:rsid w:val="00FF6339"/>
    <w:rsid w:val="00FF6612"/>
    <w:rsid w:val="00FF665F"/>
    <w:rsid w:val="00FF668F"/>
    <w:rsid w:val="00FF66C2"/>
    <w:rsid w:val="00FF6815"/>
    <w:rsid w:val="00FF697C"/>
    <w:rsid w:val="00FF6C73"/>
    <w:rsid w:val="00FF6F7C"/>
    <w:rsid w:val="00FF7078"/>
    <w:rsid w:val="00FF72D8"/>
    <w:rsid w:val="00FF733C"/>
    <w:rsid w:val="00FF7A4F"/>
    <w:rsid w:val="00FF7B18"/>
    <w:rsid w:val="00FF7B8A"/>
    <w:rsid w:val="00FF7BA8"/>
    <w:rsid w:val="00FF7C8C"/>
    <w:rsid w:val="00FF7D1F"/>
    <w:rsid w:val="00FF7E5E"/>
    <w:rsid w:val="00FF7FCD"/>
    <w:rsid w:val="01000CF2"/>
    <w:rsid w:val="011F7913"/>
    <w:rsid w:val="0151D1CA"/>
    <w:rsid w:val="0167018D"/>
    <w:rsid w:val="016AC7D5"/>
    <w:rsid w:val="0172C263"/>
    <w:rsid w:val="019CA084"/>
    <w:rsid w:val="01A05526"/>
    <w:rsid w:val="01A6ED34"/>
    <w:rsid w:val="01BD1D28"/>
    <w:rsid w:val="01C3220F"/>
    <w:rsid w:val="01D9C7CC"/>
    <w:rsid w:val="01E02214"/>
    <w:rsid w:val="020D5889"/>
    <w:rsid w:val="022326E7"/>
    <w:rsid w:val="0224E76B"/>
    <w:rsid w:val="02313FB9"/>
    <w:rsid w:val="0246802B"/>
    <w:rsid w:val="02683EDC"/>
    <w:rsid w:val="027529E3"/>
    <w:rsid w:val="027CA1A0"/>
    <w:rsid w:val="0282D18E"/>
    <w:rsid w:val="028BA4FB"/>
    <w:rsid w:val="028E3015"/>
    <w:rsid w:val="02A5D277"/>
    <w:rsid w:val="02A5E192"/>
    <w:rsid w:val="02A61E75"/>
    <w:rsid w:val="02BFF96F"/>
    <w:rsid w:val="02C25AB7"/>
    <w:rsid w:val="02D2464C"/>
    <w:rsid w:val="02E5E916"/>
    <w:rsid w:val="03028479"/>
    <w:rsid w:val="034654E1"/>
    <w:rsid w:val="034EACE4"/>
    <w:rsid w:val="034EACE4"/>
    <w:rsid w:val="035DEF43"/>
    <w:rsid w:val="03653DCA"/>
    <w:rsid w:val="036D5CBB"/>
    <w:rsid w:val="036F5AEA"/>
    <w:rsid w:val="03DD27BE"/>
    <w:rsid w:val="03F6E66E"/>
    <w:rsid w:val="04362BE8"/>
    <w:rsid w:val="04663015"/>
    <w:rsid w:val="04B8E587"/>
    <w:rsid w:val="04C03884"/>
    <w:rsid w:val="04E38313"/>
    <w:rsid w:val="05178FB1"/>
    <w:rsid w:val="0526B28E"/>
    <w:rsid w:val="053D90D8"/>
    <w:rsid w:val="05843579"/>
    <w:rsid w:val="058A0BFB"/>
    <w:rsid w:val="0594CE98"/>
    <w:rsid w:val="05B5A2F6"/>
    <w:rsid w:val="05BFAA3F"/>
    <w:rsid w:val="05C9A19C"/>
    <w:rsid w:val="05CD0987"/>
    <w:rsid w:val="06015792"/>
    <w:rsid w:val="06093F34"/>
    <w:rsid w:val="060E76CC"/>
    <w:rsid w:val="06127F36"/>
    <w:rsid w:val="063AC43D"/>
    <w:rsid w:val="0648D90B"/>
    <w:rsid w:val="068A1C2F"/>
    <w:rsid w:val="06A5C967"/>
    <w:rsid w:val="06C79638"/>
    <w:rsid w:val="06C92FFD"/>
    <w:rsid w:val="06DED668"/>
    <w:rsid w:val="074A7751"/>
    <w:rsid w:val="07530952"/>
    <w:rsid w:val="078255ED"/>
    <w:rsid w:val="07826B6B"/>
    <w:rsid w:val="07B6E911"/>
    <w:rsid w:val="07D5F59C"/>
    <w:rsid w:val="07DBCFE7"/>
    <w:rsid w:val="07E6C286"/>
    <w:rsid w:val="0813010F"/>
    <w:rsid w:val="08293566"/>
    <w:rsid w:val="082F0BFE"/>
    <w:rsid w:val="08794A50"/>
    <w:rsid w:val="087E3353"/>
    <w:rsid w:val="08803292"/>
    <w:rsid w:val="0883E132"/>
    <w:rsid w:val="088E8298"/>
    <w:rsid w:val="08AB642C"/>
    <w:rsid w:val="08CCA363"/>
    <w:rsid w:val="09032B03"/>
    <w:rsid w:val="09161BE5"/>
    <w:rsid w:val="09450A5D"/>
    <w:rsid w:val="0955BBAB"/>
    <w:rsid w:val="0960F746"/>
    <w:rsid w:val="0987B210"/>
    <w:rsid w:val="0988E727"/>
    <w:rsid w:val="09983D28"/>
    <w:rsid w:val="09C779E3"/>
    <w:rsid w:val="09D858BA"/>
    <w:rsid w:val="0A44F87F"/>
    <w:rsid w:val="0A54A66F"/>
    <w:rsid w:val="0AA07AAA"/>
    <w:rsid w:val="0AE0E146"/>
    <w:rsid w:val="0AE39F4A"/>
    <w:rsid w:val="0AE49DDD"/>
    <w:rsid w:val="0B3B22C8"/>
    <w:rsid w:val="0B51FD5F"/>
    <w:rsid w:val="0B8AEB1B"/>
    <w:rsid w:val="0B93862B"/>
    <w:rsid w:val="0B9FA4C1"/>
    <w:rsid w:val="0BCAD076"/>
    <w:rsid w:val="0BCD7EED"/>
    <w:rsid w:val="0BFD67B9"/>
    <w:rsid w:val="0C2F9E92"/>
    <w:rsid w:val="0C3119E7"/>
    <w:rsid w:val="0C8E6C7A"/>
    <w:rsid w:val="0C901459"/>
    <w:rsid w:val="0CB7C39F"/>
    <w:rsid w:val="0CB9485A"/>
    <w:rsid w:val="0CC4363D"/>
    <w:rsid w:val="0D0E9450"/>
    <w:rsid w:val="0D57DC21"/>
    <w:rsid w:val="0D5B08D4"/>
    <w:rsid w:val="0D6E4EF2"/>
    <w:rsid w:val="0D7DEE1A"/>
    <w:rsid w:val="0DAEE966"/>
    <w:rsid w:val="0DBAEE16"/>
    <w:rsid w:val="0DD42595"/>
    <w:rsid w:val="0DF737D3"/>
    <w:rsid w:val="0E031642"/>
    <w:rsid w:val="0E1EA675"/>
    <w:rsid w:val="0E2E1F86"/>
    <w:rsid w:val="0E42FDB5"/>
    <w:rsid w:val="0E89B77D"/>
    <w:rsid w:val="0EA82018"/>
    <w:rsid w:val="0EC99E07"/>
    <w:rsid w:val="0EE386C5"/>
    <w:rsid w:val="0EEB838F"/>
    <w:rsid w:val="0EECBA9E"/>
    <w:rsid w:val="0F4ECB9B"/>
    <w:rsid w:val="0F507DDA"/>
    <w:rsid w:val="0F535EDC"/>
    <w:rsid w:val="0F67073E"/>
    <w:rsid w:val="0F744701"/>
    <w:rsid w:val="0FABD8EE"/>
    <w:rsid w:val="0FCC4561"/>
    <w:rsid w:val="102EC89A"/>
    <w:rsid w:val="1034F2FD"/>
    <w:rsid w:val="10798139"/>
    <w:rsid w:val="107DDB4A"/>
    <w:rsid w:val="10887F25"/>
    <w:rsid w:val="10A5D7DE"/>
    <w:rsid w:val="10C556BC"/>
    <w:rsid w:val="10C5A99B"/>
    <w:rsid w:val="10D52548"/>
    <w:rsid w:val="10EA9BFC"/>
    <w:rsid w:val="110EB55E"/>
    <w:rsid w:val="1116F242"/>
    <w:rsid w:val="111F2C13"/>
    <w:rsid w:val="1128740E"/>
    <w:rsid w:val="1142A48A"/>
    <w:rsid w:val="114DE58F"/>
    <w:rsid w:val="11698B94"/>
    <w:rsid w:val="1183972B"/>
    <w:rsid w:val="11E82FF4"/>
    <w:rsid w:val="11EAB1F8"/>
    <w:rsid w:val="11EE483A"/>
    <w:rsid w:val="120B6BEF"/>
    <w:rsid w:val="1213F7EE"/>
    <w:rsid w:val="1254A7BA"/>
    <w:rsid w:val="12606F7D"/>
    <w:rsid w:val="1278C2AE"/>
    <w:rsid w:val="12A5EB93"/>
    <w:rsid w:val="12C901D2"/>
    <w:rsid w:val="12CFBF19"/>
    <w:rsid w:val="12DE5845"/>
    <w:rsid w:val="12EAD209"/>
    <w:rsid w:val="12EE4DBE"/>
    <w:rsid w:val="130CAD6A"/>
    <w:rsid w:val="134DF56A"/>
    <w:rsid w:val="1358963C"/>
    <w:rsid w:val="135BA2B0"/>
    <w:rsid w:val="135BE043"/>
    <w:rsid w:val="1386182D"/>
    <w:rsid w:val="139E707B"/>
    <w:rsid w:val="139E707B"/>
    <w:rsid w:val="13A7DC0F"/>
    <w:rsid w:val="13CAD2BF"/>
    <w:rsid w:val="13EB9849"/>
    <w:rsid w:val="13ED02B4"/>
    <w:rsid w:val="13F5B155"/>
    <w:rsid w:val="14052EC0"/>
    <w:rsid w:val="1409CD65"/>
    <w:rsid w:val="146EF93D"/>
    <w:rsid w:val="14A330AD"/>
    <w:rsid w:val="14A4E4EE"/>
    <w:rsid w:val="14A7ED7B"/>
    <w:rsid w:val="14ACC9D9"/>
    <w:rsid w:val="14B7548A"/>
    <w:rsid w:val="14BB040D"/>
    <w:rsid w:val="1514D76D"/>
    <w:rsid w:val="15312B27"/>
    <w:rsid w:val="157F9ABC"/>
    <w:rsid w:val="159446E8"/>
    <w:rsid w:val="15C33AE1"/>
    <w:rsid w:val="15D7CB30"/>
    <w:rsid w:val="15DEAAEB"/>
    <w:rsid w:val="16223A48"/>
    <w:rsid w:val="162653C3"/>
    <w:rsid w:val="162D7284"/>
    <w:rsid w:val="163000C7"/>
    <w:rsid w:val="165B107A"/>
    <w:rsid w:val="1681F3A6"/>
    <w:rsid w:val="16ACC7F1"/>
    <w:rsid w:val="16C990FC"/>
    <w:rsid w:val="16EEEB8B"/>
    <w:rsid w:val="16FA4042"/>
    <w:rsid w:val="170DF668"/>
    <w:rsid w:val="1713B1D7"/>
    <w:rsid w:val="17332EDD"/>
    <w:rsid w:val="173FBDBE"/>
    <w:rsid w:val="17433FAD"/>
    <w:rsid w:val="1754AEA7"/>
    <w:rsid w:val="175B09F9"/>
    <w:rsid w:val="17809781"/>
    <w:rsid w:val="179E368E"/>
    <w:rsid w:val="17AF7E1F"/>
    <w:rsid w:val="17CB0D0A"/>
    <w:rsid w:val="17CF46E8"/>
    <w:rsid w:val="17CF653A"/>
    <w:rsid w:val="17D7B9C2"/>
    <w:rsid w:val="17EB8A9D"/>
    <w:rsid w:val="17F41BD2"/>
    <w:rsid w:val="17F9F8B1"/>
    <w:rsid w:val="180070D6"/>
    <w:rsid w:val="180E9799"/>
    <w:rsid w:val="18300D4E"/>
    <w:rsid w:val="183ADBBB"/>
    <w:rsid w:val="187D827F"/>
    <w:rsid w:val="188A8C06"/>
    <w:rsid w:val="18E4CC50"/>
    <w:rsid w:val="18F8059A"/>
    <w:rsid w:val="19108CC3"/>
    <w:rsid w:val="193284CB"/>
    <w:rsid w:val="193B907B"/>
    <w:rsid w:val="194B4E80"/>
    <w:rsid w:val="1962AEC0"/>
    <w:rsid w:val="19785F30"/>
    <w:rsid w:val="1989B005"/>
    <w:rsid w:val="199E7BB8"/>
    <w:rsid w:val="19AD4035"/>
    <w:rsid w:val="19EDD657"/>
    <w:rsid w:val="19F841DB"/>
    <w:rsid w:val="1A1A0A48"/>
    <w:rsid w:val="1A398BDC"/>
    <w:rsid w:val="1A89748B"/>
    <w:rsid w:val="1A8A2768"/>
    <w:rsid w:val="1A8A79AD"/>
    <w:rsid w:val="1AA7B296"/>
    <w:rsid w:val="1AB77E3F"/>
    <w:rsid w:val="1ACF06CC"/>
    <w:rsid w:val="1AE1994A"/>
    <w:rsid w:val="1AF33654"/>
    <w:rsid w:val="1AF36508"/>
    <w:rsid w:val="1B194465"/>
    <w:rsid w:val="1B1E9C6A"/>
    <w:rsid w:val="1B4FCF2E"/>
    <w:rsid w:val="1B89A6B8"/>
    <w:rsid w:val="1C27E98F"/>
    <w:rsid w:val="1C2C59AA"/>
    <w:rsid w:val="1C3E15EC"/>
    <w:rsid w:val="1C5222B7"/>
    <w:rsid w:val="1C6A8743"/>
    <w:rsid w:val="1CCA3B59"/>
    <w:rsid w:val="1CDF2677"/>
    <w:rsid w:val="1CEA0BDF"/>
    <w:rsid w:val="1D03016B"/>
    <w:rsid w:val="1D0CCA89"/>
    <w:rsid w:val="1D12DE74"/>
    <w:rsid w:val="1D5CA95C"/>
    <w:rsid w:val="1D834567"/>
    <w:rsid w:val="1DB26C01"/>
    <w:rsid w:val="1DBB2B55"/>
    <w:rsid w:val="1DE19810"/>
    <w:rsid w:val="1E0F7365"/>
    <w:rsid w:val="1E1139A4"/>
    <w:rsid w:val="1E7B71B1"/>
    <w:rsid w:val="1E89731C"/>
    <w:rsid w:val="1EA3CD6C"/>
    <w:rsid w:val="1EA79C76"/>
    <w:rsid w:val="1EBE3963"/>
    <w:rsid w:val="1EE1F0D9"/>
    <w:rsid w:val="1EEA0D33"/>
    <w:rsid w:val="1EFD12A2"/>
    <w:rsid w:val="1F2867FE"/>
    <w:rsid w:val="1F372AB7"/>
    <w:rsid w:val="1F8DFD2E"/>
    <w:rsid w:val="1FC1E990"/>
    <w:rsid w:val="1FDEBBD5"/>
    <w:rsid w:val="1FECB588"/>
    <w:rsid w:val="1FFD933F"/>
    <w:rsid w:val="2020E972"/>
    <w:rsid w:val="20232192"/>
    <w:rsid w:val="2029EDA5"/>
    <w:rsid w:val="2054C435"/>
    <w:rsid w:val="20637BF5"/>
    <w:rsid w:val="206A4C24"/>
    <w:rsid w:val="207E827D"/>
    <w:rsid w:val="209358E1"/>
    <w:rsid w:val="209E41F8"/>
    <w:rsid w:val="20CEBC22"/>
    <w:rsid w:val="20E3C8FF"/>
    <w:rsid w:val="210A1E72"/>
    <w:rsid w:val="212779C7"/>
    <w:rsid w:val="21380F59"/>
    <w:rsid w:val="2146B423"/>
    <w:rsid w:val="2148A031"/>
    <w:rsid w:val="214E4C86"/>
    <w:rsid w:val="2151AF42"/>
    <w:rsid w:val="218367F6"/>
    <w:rsid w:val="21894C26"/>
    <w:rsid w:val="21D6244C"/>
    <w:rsid w:val="21E7AD65"/>
    <w:rsid w:val="21E7CC82"/>
    <w:rsid w:val="21EFA40A"/>
    <w:rsid w:val="21FC2C29"/>
    <w:rsid w:val="22415C1E"/>
    <w:rsid w:val="22515210"/>
    <w:rsid w:val="225F9E2B"/>
    <w:rsid w:val="22735F37"/>
    <w:rsid w:val="2283091F"/>
    <w:rsid w:val="2295726F"/>
    <w:rsid w:val="22B5EF30"/>
    <w:rsid w:val="23127E8C"/>
    <w:rsid w:val="231C80CE"/>
    <w:rsid w:val="235E00E4"/>
    <w:rsid w:val="237D83F4"/>
    <w:rsid w:val="23A51681"/>
    <w:rsid w:val="23A6A5EA"/>
    <w:rsid w:val="23C6F3CE"/>
    <w:rsid w:val="23D076FE"/>
    <w:rsid w:val="23D61E32"/>
    <w:rsid w:val="23E56200"/>
    <w:rsid w:val="23E9371C"/>
    <w:rsid w:val="242E57E6"/>
    <w:rsid w:val="244D1056"/>
    <w:rsid w:val="244DB414"/>
    <w:rsid w:val="24721FE5"/>
    <w:rsid w:val="248A71AE"/>
    <w:rsid w:val="24BB98EC"/>
    <w:rsid w:val="24BF2A8C"/>
    <w:rsid w:val="24CE600C"/>
    <w:rsid w:val="24D51C0B"/>
    <w:rsid w:val="24FA007F"/>
    <w:rsid w:val="250C6BBF"/>
    <w:rsid w:val="2516BB96"/>
    <w:rsid w:val="2527EDAD"/>
    <w:rsid w:val="2533EC21"/>
    <w:rsid w:val="257794EA"/>
    <w:rsid w:val="25832197"/>
    <w:rsid w:val="25D83EA7"/>
    <w:rsid w:val="25DB8785"/>
    <w:rsid w:val="2649D16C"/>
    <w:rsid w:val="2690A060"/>
    <w:rsid w:val="274336ED"/>
    <w:rsid w:val="274F911A"/>
    <w:rsid w:val="274FD653"/>
    <w:rsid w:val="278CEEFD"/>
    <w:rsid w:val="27A27225"/>
    <w:rsid w:val="27B64ECB"/>
    <w:rsid w:val="27BAD023"/>
    <w:rsid w:val="27D49119"/>
    <w:rsid w:val="27E12AA6"/>
    <w:rsid w:val="27EC49F5"/>
    <w:rsid w:val="28009AE7"/>
    <w:rsid w:val="2823AF1A"/>
    <w:rsid w:val="283258D8"/>
    <w:rsid w:val="28363092"/>
    <w:rsid w:val="28438479"/>
    <w:rsid w:val="287BC848"/>
    <w:rsid w:val="28905C60"/>
    <w:rsid w:val="2893C84C"/>
    <w:rsid w:val="28AC50A2"/>
    <w:rsid w:val="28C1393A"/>
    <w:rsid w:val="28EA679A"/>
    <w:rsid w:val="28FA3BE3"/>
    <w:rsid w:val="28FD4E52"/>
    <w:rsid w:val="28FF7824"/>
    <w:rsid w:val="292FCD31"/>
    <w:rsid w:val="2941E57C"/>
    <w:rsid w:val="2953990D"/>
    <w:rsid w:val="295B53C2"/>
    <w:rsid w:val="29703757"/>
    <w:rsid w:val="2977907B"/>
    <w:rsid w:val="297CDCC3"/>
    <w:rsid w:val="29CA4423"/>
    <w:rsid w:val="29E33BCA"/>
    <w:rsid w:val="2A1197FA"/>
    <w:rsid w:val="2A1F7554"/>
    <w:rsid w:val="2A207FD1"/>
    <w:rsid w:val="2A37ACAC"/>
    <w:rsid w:val="2A3D6CB0"/>
    <w:rsid w:val="2A40D0CF"/>
    <w:rsid w:val="2A4AF790"/>
    <w:rsid w:val="2A628686"/>
    <w:rsid w:val="2A89BA3C"/>
    <w:rsid w:val="2A96EEE7"/>
    <w:rsid w:val="2A9A33C7"/>
    <w:rsid w:val="2AC6EEE4"/>
    <w:rsid w:val="2AD7E6C2"/>
    <w:rsid w:val="2B084154"/>
    <w:rsid w:val="2B2A8220"/>
    <w:rsid w:val="2B3D865D"/>
    <w:rsid w:val="2B3FA631"/>
    <w:rsid w:val="2B40A101"/>
    <w:rsid w:val="2B457443"/>
    <w:rsid w:val="2B7BAD43"/>
    <w:rsid w:val="2B863279"/>
    <w:rsid w:val="2B8EA37F"/>
    <w:rsid w:val="2B9A93D9"/>
    <w:rsid w:val="2BA6983F"/>
    <w:rsid w:val="2BA81C6C"/>
    <w:rsid w:val="2BADC89D"/>
    <w:rsid w:val="2BE76C54"/>
    <w:rsid w:val="2BF51FCC"/>
    <w:rsid w:val="2C15DEC2"/>
    <w:rsid w:val="2C29110E"/>
    <w:rsid w:val="2C5A6DF7"/>
    <w:rsid w:val="2C6A35A3"/>
    <w:rsid w:val="2C73C455"/>
    <w:rsid w:val="2C852C3D"/>
    <w:rsid w:val="2CA0C369"/>
    <w:rsid w:val="2CD22FBD"/>
    <w:rsid w:val="2CD4E872"/>
    <w:rsid w:val="2CDE45DF"/>
    <w:rsid w:val="2CDFA67C"/>
    <w:rsid w:val="2CFDAD1C"/>
    <w:rsid w:val="2D0D7622"/>
    <w:rsid w:val="2D2B1443"/>
    <w:rsid w:val="2D44DDB5"/>
    <w:rsid w:val="2D5033CD"/>
    <w:rsid w:val="2D61DFB3"/>
    <w:rsid w:val="2D6C8164"/>
    <w:rsid w:val="2D6E280B"/>
    <w:rsid w:val="2D70F6AB"/>
    <w:rsid w:val="2DA22BFA"/>
    <w:rsid w:val="2DA80E52"/>
    <w:rsid w:val="2DC79C2C"/>
    <w:rsid w:val="2DCE9A64"/>
    <w:rsid w:val="2DE9BD37"/>
    <w:rsid w:val="2DF998AC"/>
    <w:rsid w:val="2E22DFDF"/>
    <w:rsid w:val="2E251419"/>
    <w:rsid w:val="2E374B5C"/>
    <w:rsid w:val="2E43F600"/>
    <w:rsid w:val="2E61EAFE"/>
    <w:rsid w:val="2E62B3DF"/>
    <w:rsid w:val="2E7F8B75"/>
    <w:rsid w:val="2EBFBBF8"/>
    <w:rsid w:val="2EE36321"/>
    <w:rsid w:val="2F29F356"/>
    <w:rsid w:val="2F2C90C5"/>
    <w:rsid w:val="2F473AB4"/>
    <w:rsid w:val="2F6962AC"/>
    <w:rsid w:val="2F860D6B"/>
    <w:rsid w:val="2F9A2AAB"/>
    <w:rsid w:val="2FC9206D"/>
    <w:rsid w:val="2FE158F0"/>
    <w:rsid w:val="2FF83A44"/>
    <w:rsid w:val="301DF31B"/>
    <w:rsid w:val="302142EA"/>
    <w:rsid w:val="302E0C4F"/>
    <w:rsid w:val="3036B9DA"/>
    <w:rsid w:val="304579E8"/>
    <w:rsid w:val="304649B6"/>
    <w:rsid w:val="305E693A"/>
    <w:rsid w:val="3060F386"/>
    <w:rsid w:val="3066F264"/>
    <w:rsid w:val="30A20115"/>
    <w:rsid w:val="30C1459B"/>
    <w:rsid w:val="30C87201"/>
    <w:rsid w:val="30C87201"/>
    <w:rsid w:val="30CC87E3"/>
    <w:rsid w:val="30D3D0FB"/>
    <w:rsid w:val="30F1C100"/>
    <w:rsid w:val="30F76282"/>
    <w:rsid w:val="3101BA96"/>
    <w:rsid w:val="311ABED9"/>
    <w:rsid w:val="3187BF82"/>
    <w:rsid w:val="319A1427"/>
    <w:rsid w:val="31A13B9A"/>
    <w:rsid w:val="31AEF0FE"/>
    <w:rsid w:val="31B0DC8C"/>
    <w:rsid w:val="31F0C982"/>
    <w:rsid w:val="3221EC15"/>
    <w:rsid w:val="323AC581"/>
    <w:rsid w:val="324986B4"/>
    <w:rsid w:val="324A071F"/>
    <w:rsid w:val="325C4E8E"/>
    <w:rsid w:val="3277B2E3"/>
    <w:rsid w:val="32781CB6"/>
    <w:rsid w:val="32BCA384"/>
    <w:rsid w:val="32BE0F3D"/>
    <w:rsid w:val="32C5927C"/>
    <w:rsid w:val="32E19CFE"/>
    <w:rsid w:val="330ABC7F"/>
    <w:rsid w:val="33237FF3"/>
    <w:rsid w:val="3358AA85"/>
    <w:rsid w:val="337291D3"/>
    <w:rsid w:val="337B5F0C"/>
    <w:rsid w:val="3380D3FA"/>
    <w:rsid w:val="338421C7"/>
    <w:rsid w:val="339033EC"/>
    <w:rsid w:val="33E2CCE7"/>
    <w:rsid w:val="33ECC798"/>
    <w:rsid w:val="3402F78C"/>
    <w:rsid w:val="342D03C2"/>
    <w:rsid w:val="344AAF81"/>
    <w:rsid w:val="347BEC00"/>
    <w:rsid w:val="34AE1DE6"/>
    <w:rsid w:val="34B80831"/>
    <w:rsid w:val="34D51874"/>
    <w:rsid w:val="34D91A08"/>
    <w:rsid w:val="34FC5EF2"/>
    <w:rsid w:val="351B8673"/>
    <w:rsid w:val="352C044D"/>
    <w:rsid w:val="3565C92F"/>
    <w:rsid w:val="35681A26"/>
    <w:rsid w:val="35749057"/>
    <w:rsid w:val="35B32037"/>
    <w:rsid w:val="35C575C4"/>
    <w:rsid w:val="35CC63A5"/>
    <w:rsid w:val="35E925D6"/>
    <w:rsid w:val="35F509FC"/>
    <w:rsid w:val="35FFD3DD"/>
    <w:rsid w:val="3643708C"/>
    <w:rsid w:val="3666798D"/>
    <w:rsid w:val="367AA5C3"/>
    <w:rsid w:val="3698DE48"/>
    <w:rsid w:val="369B8133"/>
    <w:rsid w:val="36B7AA49"/>
    <w:rsid w:val="36D0E3AC"/>
    <w:rsid w:val="36F9A23E"/>
    <w:rsid w:val="370AD46F"/>
    <w:rsid w:val="37143E5D"/>
    <w:rsid w:val="373DF0CE"/>
    <w:rsid w:val="3753E599"/>
    <w:rsid w:val="375B7956"/>
    <w:rsid w:val="376214BC"/>
    <w:rsid w:val="3780D85C"/>
    <w:rsid w:val="379C9515"/>
    <w:rsid w:val="37B55E69"/>
    <w:rsid w:val="37B55E69"/>
    <w:rsid w:val="37D68096"/>
    <w:rsid w:val="38222660"/>
    <w:rsid w:val="3831A779"/>
    <w:rsid w:val="38AC37A3"/>
    <w:rsid w:val="38D53C62"/>
    <w:rsid w:val="390C148E"/>
    <w:rsid w:val="391138DC"/>
    <w:rsid w:val="391A30AE"/>
    <w:rsid w:val="3923764B"/>
    <w:rsid w:val="397475DE"/>
    <w:rsid w:val="397651CA"/>
    <w:rsid w:val="3978FF70"/>
    <w:rsid w:val="39A4148F"/>
    <w:rsid w:val="39B57A54"/>
    <w:rsid w:val="39BAA2DB"/>
    <w:rsid w:val="39C1282D"/>
    <w:rsid w:val="39D3CAA8"/>
    <w:rsid w:val="39E95266"/>
    <w:rsid w:val="39FE8DA4"/>
    <w:rsid w:val="3A11E397"/>
    <w:rsid w:val="3A35F73E"/>
    <w:rsid w:val="3A3B703C"/>
    <w:rsid w:val="3A3DE2DF"/>
    <w:rsid w:val="3A445879"/>
    <w:rsid w:val="3A6203A1"/>
    <w:rsid w:val="3A65D370"/>
    <w:rsid w:val="3A7E301C"/>
    <w:rsid w:val="3A9821C7"/>
    <w:rsid w:val="3A9FA791"/>
    <w:rsid w:val="3AA703D6"/>
    <w:rsid w:val="3AD09B42"/>
    <w:rsid w:val="3B068FD4"/>
    <w:rsid w:val="3B08C6B7"/>
    <w:rsid w:val="3B240406"/>
    <w:rsid w:val="3B455B31"/>
    <w:rsid w:val="3B4D7467"/>
    <w:rsid w:val="3B69483B"/>
    <w:rsid w:val="3B8A298E"/>
    <w:rsid w:val="3B8C6AEA"/>
    <w:rsid w:val="3BA609BC"/>
    <w:rsid w:val="3BC46754"/>
    <w:rsid w:val="3BD912F1"/>
    <w:rsid w:val="3C093623"/>
    <w:rsid w:val="3C6C6BA3"/>
    <w:rsid w:val="3C97C3E2"/>
    <w:rsid w:val="3CCA7AE2"/>
    <w:rsid w:val="3CCED2DC"/>
    <w:rsid w:val="3D16A7FD"/>
    <w:rsid w:val="3D1A108C"/>
    <w:rsid w:val="3D40F32E"/>
    <w:rsid w:val="3D5C4F14"/>
    <w:rsid w:val="3D62532D"/>
    <w:rsid w:val="3D6A5EDB"/>
    <w:rsid w:val="3D6E70AF"/>
    <w:rsid w:val="3D7D00ED"/>
    <w:rsid w:val="3DB1D98B"/>
    <w:rsid w:val="3DE58CCA"/>
    <w:rsid w:val="3DF1383E"/>
    <w:rsid w:val="3E0B54F0"/>
    <w:rsid w:val="3E24B9D1"/>
    <w:rsid w:val="3E3A6B73"/>
    <w:rsid w:val="3E3AAF6D"/>
    <w:rsid w:val="3E4E8C93"/>
    <w:rsid w:val="3E7EB8BF"/>
    <w:rsid w:val="3E8F488E"/>
    <w:rsid w:val="3EA8B197"/>
    <w:rsid w:val="3EA9B1FC"/>
    <w:rsid w:val="3EDAB4A0"/>
    <w:rsid w:val="3EDDEEEC"/>
    <w:rsid w:val="3EDE47EB"/>
    <w:rsid w:val="3EE98880"/>
    <w:rsid w:val="3EEE2643"/>
    <w:rsid w:val="3EEE543F"/>
    <w:rsid w:val="3F497856"/>
    <w:rsid w:val="3F4DC703"/>
    <w:rsid w:val="3F586626"/>
    <w:rsid w:val="3F7BFF4A"/>
    <w:rsid w:val="3F7C3B05"/>
    <w:rsid w:val="3F82F075"/>
    <w:rsid w:val="3F97E88A"/>
    <w:rsid w:val="3FD0172A"/>
    <w:rsid w:val="3FE56FB8"/>
    <w:rsid w:val="3FE57E6D"/>
    <w:rsid w:val="3FFD4654"/>
    <w:rsid w:val="401B4167"/>
    <w:rsid w:val="40230DB3"/>
    <w:rsid w:val="40AEB6EE"/>
    <w:rsid w:val="40D050CD"/>
    <w:rsid w:val="40F10A7B"/>
    <w:rsid w:val="4107751F"/>
    <w:rsid w:val="41409302"/>
    <w:rsid w:val="414EE67C"/>
    <w:rsid w:val="4160AF49"/>
    <w:rsid w:val="417CA7E3"/>
    <w:rsid w:val="41942489"/>
    <w:rsid w:val="41BA91F6"/>
    <w:rsid w:val="41DA07B4"/>
    <w:rsid w:val="4224E585"/>
    <w:rsid w:val="42381D78"/>
    <w:rsid w:val="4274AE50"/>
    <w:rsid w:val="42838DFD"/>
    <w:rsid w:val="42874D4F"/>
    <w:rsid w:val="428A4A20"/>
    <w:rsid w:val="4299247F"/>
    <w:rsid w:val="42A956AD"/>
    <w:rsid w:val="42AE8C36"/>
    <w:rsid w:val="42C3489B"/>
    <w:rsid w:val="42CDE657"/>
    <w:rsid w:val="42D88817"/>
    <w:rsid w:val="42EBA5FC"/>
    <w:rsid w:val="43068D08"/>
    <w:rsid w:val="4306B959"/>
    <w:rsid w:val="43567D92"/>
    <w:rsid w:val="4362E818"/>
    <w:rsid w:val="4372FDFC"/>
    <w:rsid w:val="4378E8A8"/>
    <w:rsid w:val="437DF06D"/>
    <w:rsid w:val="437DF1CA"/>
    <w:rsid w:val="4397E24A"/>
    <w:rsid w:val="439F9D80"/>
    <w:rsid w:val="43ADB790"/>
    <w:rsid w:val="43C4C3D9"/>
    <w:rsid w:val="43FD1865"/>
    <w:rsid w:val="43FD8A70"/>
    <w:rsid w:val="4450793C"/>
    <w:rsid w:val="44BE336C"/>
    <w:rsid w:val="4509A4A2"/>
    <w:rsid w:val="450D0770"/>
    <w:rsid w:val="452A223A"/>
    <w:rsid w:val="45478774"/>
    <w:rsid w:val="454C12C1"/>
    <w:rsid w:val="45812EC6"/>
    <w:rsid w:val="4591E6DC"/>
    <w:rsid w:val="4591ECCD"/>
    <w:rsid w:val="45C0E2C3"/>
    <w:rsid w:val="45D3CE69"/>
    <w:rsid w:val="45D59DCB"/>
    <w:rsid w:val="461B7835"/>
    <w:rsid w:val="463CF955"/>
    <w:rsid w:val="4659BFA6"/>
    <w:rsid w:val="4662D53F"/>
    <w:rsid w:val="466E91EF"/>
    <w:rsid w:val="4684D320"/>
    <w:rsid w:val="46952FF8"/>
    <w:rsid w:val="46AA61C6"/>
    <w:rsid w:val="4709BA9A"/>
    <w:rsid w:val="471A7BAB"/>
    <w:rsid w:val="47287560"/>
    <w:rsid w:val="47292051"/>
    <w:rsid w:val="472E7208"/>
    <w:rsid w:val="475DEE6D"/>
    <w:rsid w:val="476C8918"/>
    <w:rsid w:val="4770C1F8"/>
    <w:rsid w:val="47814CF9"/>
    <w:rsid w:val="4791941A"/>
    <w:rsid w:val="479954D5"/>
    <w:rsid w:val="47A2E392"/>
    <w:rsid w:val="47AB54B3"/>
    <w:rsid w:val="47B0FBBD"/>
    <w:rsid w:val="47B380A5"/>
    <w:rsid w:val="47D50D7C"/>
    <w:rsid w:val="47E30FB7"/>
    <w:rsid w:val="47E6D9C6"/>
    <w:rsid w:val="47EBCCF7"/>
    <w:rsid w:val="47EF73B3"/>
    <w:rsid w:val="481E4F87"/>
    <w:rsid w:val="483BB3CB"/>
    <w:rsid w:val="484AFED5"/>
    <w:rsid w:val="48569C29"/>
    <w:rsid w:val="489B44AD"/>
    <w:rsid w:val="48CD674A"/>
    <w:rsid w:val="48F94ABD"/>
    <w:rsid w:val="490F1AEC"/>
    <w:rsid w:val="4935468D"/>
    <w:rsid w:val="4943816A"/>
    <w:rsid w:val="4965BE99"/>
    <w:rsid w:val="4978DDF4"/>
    <w:rsid w:val="49A91889"/>
    <w:rsid w:val="49B7BA8E"/>
    <w:rsid w:val="4A0215B8"/>
    <w:rsid w:val="4A1799F5"/>
    <w:rsid w:val="4A2618F2"/>
    <w:rsid w:val="4A3D82B8"/>
    <w:rsid w:val="4A562BA7"/>
    <w:rsid w:val="4A688679"/>
    <w:rsid w:val="4A9514C1"/>
    <w:rsid w:val="4AA9B993"/>
    <w:rsid w:val="4AA9DAC9"/>
    <w:rsid w:val="4ABA28AB"/>
    <w:rsid w:val="4ACAB946"/>
    <w:rsid w:val="4AEDD7EA"/>
    <w:rsid w:val="4B14BD85"/>
    <w:rsid w:val="4B20F2B9"/>
    <w:rsid w:val="4B3C8A99"/>
    <w:rsid w:val="4B4F908C"/>
    <w:rsid w:val="4B54CF74"/>
    <w:rsid w:val="4B8777D7"/>
    <w:rsid w:val="4BC0656C"/>
    <w:rsid w:val="4BDE2C9E"/>
    <w:rsid w:val="4BE695A3"/>
    <w:rsid w:val="4BF783B5"/>
    <w:rsid w:val="4C3B4902"/>
    <w:rsid w:val="4C3F66E0"/>
    <w:rsid w:val="4C43A1C0"/>
    <w:rsid w:val="4C89F3C6"/>
    <w:rsid w:val="4CD2C55F"/>
    <w:rsid w:val="4CD304B7"/>
    <w:rsid w:val="4CDD3EF2"/>
    <w:rsid w:val="4CE1275A"/>
    <w:rsid w:val="4CEC6601"/>
    <w:rsid w:val="4CF17DC0"/>
    <w:rsid w:val="4D04717C"/>
    <w:rsid w:val="4D0F5389"/>
    <w:rsid w:val="4D200AE2"/>
    <w:rsid w:val="4D3F72F7"/>
    <w:rsid w:val="4D8A5590"/>
    <w:rsid w:val="4D94EF3C"/>
    <w:rsid w:val="4DE1476B"/>
    <w:rsid w:val="4DF3CB7D"/>
    <w:rsid w:val="4DF4FDEF"/>
    <w:rsid w:val="4DFCB5E8"/>
    <w:rsid w:val="4E12CD8F"/>
    <w:rsid w:val="4E57ADAA"/>
    <w:rsid w:val="4E6A737F"/>
    <w:rsid w:val="4E6E33DF"/>
    <w:rsid w:val="4E840BE7"/>
    <w:rsid w:val="4E89A690"/>
    <w:rsid w:val="4EA18F5C"/>
    <w:rsid w:val="4EB76A83"/>
    <w:rsid w:val="4EBB4D8E"/>
    <w:rsid w:val="4ED9CCAA"/>
    <w:rsid w:val="4F3D2EF3"/>
    <w:rsid w:val="4F437F80"/>
    <w:rsid w:val="4F535343"/>
    <w:rsid w:val="4F806C19"/>
    <w:rsid w:val="4F80F6F2"/>
    <w:rsid w:val="4F8B683E"/>
    <w:rsid w:val="4FA0BAF2"/>
    <w:rsid w:val="4FD7EFF0"/>
    <w:rsid w:val="502D6C8C"/>
    <w:rsid w:val="504DDDB6"/>
    <w:rsid w:val="50658471"/>
    <w:rsid w:val="509DCB75"/>
    <w:rsid w:val="50AA9B41"/>
    <w:rsid w:val="50DE3DF8"/>
    <w:rsid w:val="510C6E69"/>
    <w:rsid w:val="513456AA"/>
    <w:rsid w:val="51357670"/>
    <w:rsid w:val="513DAE61"/>
    <w:rsid w:val="515A928C"/>
    <w:rsid w:val="51608649"/>
    <w:rsid w:val="51694E33"/>
    <w:rsid w:val="51961EDE"/>
    <w:rsid w:val="51C4C41C"/>
    <w:rsid w:val="51E13BF0"/>
    <w:rsid w:val="51E9284A"/>
    <w:rsid w:val="52159027"/>
    <w:rsid w:val="522829AD"/>
    <w:rsid w:val="522D7616"/>
    <w:rsid w:val="523F256A"/>
    <w:rsid w:val="5248B857"/>
    <w:rsid w:val="52822B66"/>
    <w:rsid w:val="528350B1"/>
    <w:rsid w:val="5295318B"/>
    <w:rsid w:val="52977549"/>
    <w:rsid w:val="52C7014F"/>
    <w:rsid w:val="52D4D114"/>
    <w:rsid w:val="52D535FE"/>
    <w:rsid w:val="52FB285C"/>
    <w:rsid w:val="5314CEA2"/>
    <w:rsid w:val="5325DCFE"/>
    <w:rsid w:val="533DE4A2"/>
    <w:rsid w:val="535AB361"/>
    <w:rsid w:val="537ED669"/>
    <w:rsid w:val="53BE4162"/>
    <w:rsid w:val="53EEEB4F"/>
    <w:rsid w:val="5416F0A3"/>
    <w:rsid w:val="5427FD10"/>
    <w:rsid w:val="542B0374"/>
    <w:rsid w:val="5436FA51"/>
    <w:rsid w:val="544284B0"/>
    <w:rsid w:val="544B6AD2"/>
    <w:rsid w:val="549789B3"/>
    <w:rsid w:val="549F54D5"/>
    <w:rsid w:val="54D41C44"/>
    <w:rsid w:val="54D4DC33"/>
    <w:rsid w:val="54E1D3E2"/>
    <w:rsid w:val="552DCB54"/>
    <w:rsid w:val="553603D3"/>
    <w:rsid w:val="5555D0A8"/>
    <w:rsid w:val="55DA72C4"/>
    <w:rsid w:val="55DA7B17"/>
    <w:rsid w:val="5619E78C"/>
    <w:rsid w:val="562A1125"/>
    <w:rsid w:val="564C6735"/>
    <w:rsid w:val="5669E1D1"/>
    <w:rsid w:val="567F4D00"/>
    <w:rsid w:val="56A9DD57"/>
    <w:rsid w:val="56B0F8DB"/>
    <w:rsid w:val="56CF250D"/>
    <w:rsid w:val="57078027"/>
    <w:rsid w:val="57268C11"/>
    <w:rsid w:val="572D036E"/>
    <w:rsid w:val="573B5CD6"/>
    <w:rsid w:val="5747629E"/>
    <w:rsid w:val="5768A2AE"/>
    <w:rsid w:val="576EC4E6"/>
    <w:rsid w:val="57714679"/>
    <w:rsid w:val="5777FF71"/>
    <w:rsid w:val="57996D0A"/>
    <w:rsid w:val="57F20EF8"/>
    <w:rsid w:val="57F99EC3"/>
    <w:rsid w:val="57FB2E24"/>
    <w:rsid w:val="5801E544"/>
    <w:rsid w:val="580B4745"/>
    <w:rsid w:val="583D025E"/>
    <w:rsid w:val="583D17F6"/>
    <w:rsid w:val="585ED5A0"/>
    <w:rsid w:val="586F8F86"/>
    <w:rsid w:val="587A9365"/>
    <w:rsid w:val="589CB79A"/>
    <w:rsid w:val="58A0A07B"/>
    <w:rsid w:val="58AB6E0B"/>
    <w:rsid w:val="58B5AD26"/>
    <w:rsid w:val="58BECA4F"/>
    <w:rsid w:val="58CDE559"/>
    <w:rsid w:val="58E5138E"/>
    <w:rsid w:val="58E85410"/>
    <w:rsid w:val="58FD90A1"/>
    <w:rsid w:val="5904C53B"/>
    <w:rsid w:val="5931B089"/>
    <w:rsid w:val="59538198"/>
    <w:rsid w:val="59614923"/>
    <w:rsid w:val="59750942"/>
    <w:rsid w:val="59803719"/>
    <w:rsid w:val="59AF602D"/>
    <w:rsid w:val="59D72598"/>
    <w:rsid w:val="5A1CFED7"/>
    <w:rsid w:val="5A403599"/>
    <w:rsid w:val="5A68F180"/>
    <w:rsid w:val="5A7F2A6F"/>
    <w:rsid w:val="5A9D404C"/>
    <w:rsid w:val="5A9FD9A0"/>
    <w:rsid w:val="5AAE6DE3"/>
    <w:rsid w:val="5AB4F572"/>
    <w:rsid w:val="5AC32DFD"/>
    <w:rsid w:val="5ACA90DF"/>
    <w:rsid w:val="5AD838A4"/>
    <w:rsid w:val="5ADA4240"/>
    <w:rsid w:val="5ADB3B4F"/>
    <w:rsid w:val="5AFDB60F"/>
    <w:rsid w:val="5B1A76E2"/>
    <w:rsid w:val="5B490FC5"/>
    <w:rsid w:val="5B6FC567"/>
    <w:rsid w:val="5B7DDA7B"/>
    <w:rsid w:val="5B89FD85"/>
    <w:rsid w:val="5BA3803B"/>
    <w:rsid w:val="5BD29250"/>
    <w:rsid w:val="5BE50EF6"/>
    <w:rsid w:val="5BE7D119"/>
    <w:rsid w:val="5BF62EF7"/>
    <w:rsid w:val="5BF9FD34"/>
    <w:rsid w:val="5C038831"/>
    <w:rsid w:val="5C5D7830"/>
    <w:rsid w:val="5C966A1D"/>
    <w:rsid w:val="5C99317A"/>
    <w:rsid w:val="5CB1F9B9"/>
    <w:rsid w:val="5CDAC43E"/>
    <w:rsid w:val="5CF40981"/>
    <w:rsid w:val="5D145423"/>
    <w:rsid w:val="5D221DF0"/>
    <w:rsid w:val="5D28C933"/>
    <w:rsid w:val="5D361A82"/>
    <w:rsid w:val="5D5AE941"/>
    <w:rsid w:val="5D985DBC"/>
    <w:rsid w:val="5DB2E63F"/>
    <w:rsid w:val="5DB89445"/>
    <w:rsid w:val="5DF6FCBF"/>
    <w:rsid w:val="5E1CB978"/>
    <w:rsid w:val="5E2954FB"/>
    <w:rsid w:val="5E2D84EA"/>
    <w:rsid w:val="5E334CCF"/>
    <w:rsid w:val="5E496DC4"/>
    <w:rsid w:val="5E522038"/>
    <w:rsid w:val="5E7C85A5"/>
    <w:rsid w:val="5EA7F2D7"/>
    <w:rsid w:val="5EB7E399"/>
    <w:rsid w:val="5EC6EC60"/>
    <w:rsid w:val="5EC8A134"/>
    <w:rsid w:val="5ED6D20E"/>
    <w:rsid w:val="5ED82FFB"/>
    <w:rsid w:val="5EDDAABF"/>
    <w:rsid w:val="5EE82C47"/>
    <w:rsid w:val="5EF6B9A2"/>
    <w:rsid w:val="5EFBDA93"/>
    <w:rsid w:val="5F08C808"/>
    <w:rsid w:val="5F0C4310"/>
    <w:rsid w:val="5F1822E7"/>
    <w:rsid w:val="5F2190EA"/>
    <w:rsid w:val="5F31F5B4"/>
    <w:rsid w:val="5F3C06F3"/>
    <w:rsid w:val="5F5253CB"/>
    <w:rsid w:val="5F885401"/>
    <w:rsid w:val="5F9FABA1"/>
    <w:rsid w:val="5FA94FAD"/>
    <w:rsid w:val="5FEBDD5B"/>
    <w:rsid w:val="60215011"/>
    <w:rsid w:val="603BD436"/>
    <w:rsid w:val="6080EE5F"/>
    <w:rsid w:val="60820660"/>
    <w:rsid w:val="6089D8FD"/>
    <w:rsid w:val="609D5793"/>
    <w:rsid w:val="60AC79EF"/>
    <w:rsid w:val="60C09DA9"/>
    <w:rsid w:val="60C238B6"/>
    <w:rsid w:val="60CBF535"/>
    <w:rsid w:val="60EB917E"/>
    <w:rsid w:val="611AB821"/>
    <w:rsid w:val="612C06DB"/>
    <w:rsid w:val="61726580"/>
    <w:rsid w:val="617B2DAA"/>
    <w:rsid w:val="61AACF0B"/>
    <w:rsid w:val="61D6E24A"/>
    <w:rsid w:val="6225C851"/>
    <w:rsid w:val="6238A2A7"/>
    <w:rsid w:val="62C6C0B8"/>
    <w:rsid w:val="62D5E49F"/>
    <w:rsid w:val="62ED038A"/>
    <w:rsid w:val="62F9E100"/>
    <w:rsid w:val="630289E7"/>
    <w:rsid w:val="63086674"/>
    <w:rsid w:val="630F5832"/>
    <w:rsid w:val="6326542E"/>
    <w:rsid w:val="632CA5F4"/>
    <w:rsid w:val="634EC880"/>
    <w:rsid w:val="6354B33E"/>
    <w:rsid w:val="638C43CC"/>
    <w:rsid w:val="6398B620"/>
    <w:rsid w:val="63B638B7"/>
    <w:rsid w:val="63CFB2E4"/>
    <w:rsid w:val="63E2F1F1"/>
    <w:rsid w:val="63F4630B"/>
    <w:rsid w:val="64097FEF"/>
    <w:rsid w:val="640E9A16"/>
    <w:rsid w:val="642AD971"/>
    <w:rsid w:val="642BE38F"/>
    <w:rsid w:val="64388B80"/>
    <w:rsid w:val="6473FA0B"/>
    <w:rsid w:val="649CE6BC"/>
    <w:rsid w:val="64C2A387"/>
    <w:rsid w:val="64CA9DA6"/>
    <w:rsid w:val="64CD4E73"/>
    <w:rsid w:val="650E8293"/>
    <w:rsid w:val="65110655"/>
    <w:rsid w:val="65320191"/>
    <w:rsid w:val="654AE5DB"/>
    <w:rsid w:val="65516018"/>
    <w:rsid w:val="6578031F"/>
    <w:rsid w:val="6579B45D"/>
    <w:rsid w:val="6599B807"/>
    <w:rsid w:val="65BEB51B"/>
    <w:rsid w:val="65DAC1B5"/>
    <w:rsid w:val="65E1BDF7"/>
    <w:rsid w:val="65F822D2"/>
    <w:rsid w:val="662DF6BC"/>
    <w:rsid w:val="66308992"/>
    <w:rsid w:val="663FA570"/>
    <w:rsid w:val="665D7538"/>
    <w:rsid w:val="66A077B6"/>
    <w:rsid w:val="66AA536D"/>
    <w:rsid w:val="66AB80E4"/>
    <w:rsid w:val="66AF60DD"/>
    <w:rsid w:val="66B08621"/>
    <w:rsid w:val="66BFA6CF"/>
    <w:rsid w:val="66C718EF"/>
    <w:rsid w:val="66E6C4F1"/>
    <w:rsid w:val="66EC894B"/>
    <w:rsid w:val="66F4CAB8"/>
    <w:rsid w:val="66F91A94"/>
    <w:rsid w:val="675F3EEF"/>
    <w:rsid w:val="677C1B6E"/>
    <w:rsid w:val="67865F67"/>
    <w:rsid w:val="6789488E"/>
    <w:rsid w:val="67D4B03D"/>
    <w:rsid w:val="67E62B22"/>
    <w:rsid w:val="67F7BDE9"/>
    <w:rsid w:val="681C109A"/>
    <w:rsid w:val="68559D82"/>
    <w:rsid w:val="68E9AD37"/>
    <w:rsid w:val="68F79C44"/>
    <w:rsid w:val="690271B9"/>
    <w:rsid w:val="690271B9"/>
    <w:rsid w:val="69040C20"/>
    <w:rsid w:val="69231254"/>
    <w:rsid w:val="6966E360"/>
    <w:rsid w:val="697C72B7"/>
    <w:rsid w:val="6998AC5B"/>
    <w:rsid w:val="699BE778"/>
    <w:rsid w:val="699FF648"/>
    <w:rsid w:val="69A14652"/>
    <w:rsid w:val="69CAE16D"/>
    <w:rsid w:val="69CBA781"/>
    <w:rsid w:val="6A033448"/>
    <w:rsid w:val="6A0EAF07"/>
    <w:rsid w:val="6A39AA17"/>
    <w:rsid w:val="6A4B7D70"/>
    <w:rsid w:val="6A5221CB"/>
    <w:rsid w:val="6A7AE0AC"/>
    <w:rsid w:val="6A960FB0"/>
    <w:rsid w:val="6A9DF2EA"/>
    <w:rsid w:val="6AB29973"/>
    <w:rsid w:val="6AFC2766"/>
    <w:rsid w:val="6B01EA8D"/>
    <w:rsid w:val="6B42B225"/>
    <w:rsid w:val="6B4D8165"/>
    <w:rsid w:val="6B5A0F7C"/>
    <w:rsid w:val="6B5FF98A"/>
    <w:rsid w:val="6B69421F"/>
    <w:rsid w:val="6B6D8ADA"/>
    <w:rsid w:val="6B7E5B9B"/>
    <w:rsid w:val="6B827516"/>
    <w:rsid w:val="6BA7B813"/>
    <w:rsid w:val="6BDF1792"/>
    <w:rsid w:val="6BE1EE7F"/>
    <w:rsid w:val="6C2BC4D2"/>
    <w:rsid w:val="6C656180"/>
    <w:rsid w:val="6C6E0CDA"/>
    <w:rsid w:val="6C90146C"/>
    <w:rsid w:val="6C90146C"/>
    <w:rsid w:val="6C99FD3B"/>
    <w:rsid w:val="6CA0E0D6"/>
    <w:rsid w:val="6CAD18D1"/>
    <w:rsid w:val="6CB9570E"/>
    <w:rsid w:val="6CD3CD2D"/>
    <w:rsid w:val="6CEBC66B"/>
    <w:rsid w:val="6D54F264"/>
    <w:rsid w:val="6D7EC4A3"/>
    <w:rsid w:val="6D7EE8A6"/>
    <w:rsid w:val="6D7EF774"/>
    <w:rsid w:val="6D91EAF7"/>
    <w:rsid w:val="6DB5FE1C"/>
    <w:rsid w:val="6DBF71BA"/>
    <w:rsid w:val="6DCC824C"/>
    <w:rsid w:val="6DE968C2"/>
    <w:rsid w:val="6E430AC1"/>
    <w:rsid w:val="6E58D388"/>
    <w:rsid w:val="6E59B512"/>
    <w:rsid w:val="6E6AB888"/>
    <w:rsid w:val="6E7AB3BF"/>
    <w:rsid w:val="6E868BF5"/>
    <w:rsid w:val="6EABF8B8"/>
    <w:rsid w:val="6EB01A2F"/>
    <w:rsid w:val="6EC08F0C"/>
    <w:rsid w:val="6ED6CD05"/>
    <w:rsid w:val="6EE8A351"/>
    <w:rsid w:val="6EEE2AC4"/>
    <w:rsid w:val="6F062B32"/>
    <w:rsid w:val="6F1E321D"/>
    <w:rsid w:val="6F1F1462"/>
    <w:rsid w:val="6F2D6591"/>
    <w:rsid w:val="6F32E93B"/>
    <w:rsid w:val="6F4CF7BD"/>
    <w:rsid w:val="6F4F3EF3"/>
    <w:rsid w:val="6F5190A0"/>
    <w:rsid w:val="6F588890"/>
    <w:rsid w:val="6F6149B7"/>
    <w:rsid w:val="6F729F0E"/>
    <w:rsid w:val="6FC7D50E"/>
    <w:rsid w:val="6FD30174"/>
    <w:rsid w:val="6FDE9457"/>
    <w:rsid w:val="6FE98FFC"/>
    <w:rsid w:val="6FF15031"/>
    <w:rsid w:val="70066A71"/>
    <w:rsid w:val="700DB7CE"/>
    <w:rsid w:val="703011BA"/>
    <w:rsid w:val="70345D40"/>
    <w:rsid w:val="7038DB4F"/>
    <w:rsid w:val="705D52CC"/>
    <w:rsid w:val="7073049F"/>
    <w:rsid w:val="707566EE"/>
    <w:rsid w:val="7080EE70"/>
    <w:rsid w:val="70869F2E"/>
    <w:rsid w:val="70F3B989"/>
    <w:rsid w:val="711299D6"/>
    <w:rsid w:val="71264F07"/>
    <w:rsid w:val="7133F4EA"/>
    <w:rsid w:val="7136F629"/>
    <w:rsid w:val="716A8671"/>
    <w:rsid w:val="7179ECA0"/>
    <w:rsid w:val="719E97FF"/>
    <w:rsid w:val="71C47819"/>
    <w:rsid w:val="71DD0CBA"/>
    <w:rsid w:val="71FA4DFB"/>
    <w:rsid w:val="71FE8F84"/>
    <w:rsid w:val="7228B267"/>
    <w:rsid w:val="7236C68A"/>
    <w:rsid w:val="7263F46C"/>
    <w:rsid w:val="7265589B"/>
    <w:rsid w:val="727575BD"/>
    <w:rsid w:val="727AA238"/>
    <w:rsid w:val="728EE92A"/>
    <w:rsid w:val="72A08CDD"/>
    <w:rsid w:val="72A115BB"/>
    <w:rsid w:val="72E454DC"/>
    <w:rsid w:val="72F71439"/>
    <w:rsid w:val="73071386"/>
    <w:rsid w:val="7309BD6E"/>
    <w:rsid w:val="731D81B5"/>
    <w:rsid w:val="73483CFE"/>
    <w:rsid w:val="7349415D"/>
    <w:rsid w:val="735267E8"/>
    <w:rsid w:val="736148CC"/>
    <w:rsid w:val="736CB8F2"/>
    <w:rsid w:val="7378F3D0"/>
    <w:rsid w:val="73839F65"/>
    <w:rsid w:val="73A62530"/>
    <w:rsid w:val="73A8A0D1"/>
    <w:rsid w:val="73C6BB0A"/>
    <w:rsid w:val="73E44F9D"/>
    <w:rsid w:val="7403FF89"/>
    <w:rsid w:val="7405F5AF"/>
    <w:rsid w:val="741C3970"/>
    <w:rsid w:val="743C5263"/>
    <w:rsid w:val="744744C7"/>
    <w:rsid w:val="74654CD5"/>
    <w:rsid w:val="746F13E8"/>
    <w:rsid w:val="7495F191"/>
    <w:rsid w:val="74A69713"/>
    <w:rsid w:val="74ABB8FF"/>
    <w:rsid w:val="74AF886A"/>
    <w:rsid w:val="74B24C45"/>
    <w:rsid w:val="74D4B240"/>
    <w:rsid w:val="74FAB034"/>
    <w:rsid w:val="74FD961A"/>
    <w:rsid w:val="75040459"/>
    <w:rsid w:val="752B7628"/>
    <w:rsid w:val="752ED2C8"/>
    <w:rsid w:val="75426BEA"/>
    <w:rsid w:val="7553B192"/>
    <w:rsid w:val="7588B75C"/>
    <w:rsid w:val="758E6BCE"/>
    <w:rsid w:val="75C10712"/>
    <w:rsid w:val="75CD9E87"/>
    <w:rsid w:val="75E63AA3"/>
    <w:rsid w:val="7678E5FA"/>
    <w:rsid w:val="76846826"/>
    <w:rsid w:val="76868F4D"/>
    <w:rsid w:val="769F7AC1"/>
    <w:rsid w:val="76B6C946"/>
    <w:rsid w:val="76F5AC31"/>
    <w:rsid w:val="76F6D3AB"/>
    <w:rsid w:val="76F850ED"/>
    <w:rsid w:val="76F89DC5"/>
    <w:rsid w:val="76FEFF1D"/>
    <w:rsid w:val="77006A3B"/>
    <w:rsid w:val="77094F3D"/>
    <w:rsid w:val="772E924D"/>
    <w:rsid w:val="7737D66F"/>
    <w:rsid w:val="77607C59"/>
    <w:rsid w:val="776B0F51"/>
    <w:rsid w:val="7784F07A"/>
    <w:rsid w:val="77A653F7"/>
    <w:rsid w:val="77AE8848"/>
    <w:rsid w:val="77B9BE96"/>
    <w:rsid w:val="77EE4891"/>
    <w:rsid w:val="7807C963"/>
    <w:rsid w:val="780E94F6"/>
    <w:rsid w:val="78123BB8"/>
    <w:rsid w:val="782B1F29"/>
    <w:rsid w:val="78382E60"/>
    <w:rsid w:val="78538F4B"/>
    <w:rsid w:val="786D1C5F"/>
    <w:rsid w:val="786E51FD"/>
    <w:rsid w:val="787A5C4D"/>
    <w:rsid w:val="78AA070D"/>
    <w:rsid w:val="78AC6B51"/>
    <w:rsid w:val="78BA4CDB"/>
    <w:rsid w:val="78D021C3"/>
    <w:rsid w:val="79187935"/>
    <w:rsid w:val="791F7FCC"/>
    <w:rsid w:val="7943E488"/>
    <w:rsid w:val="79652F52"/>
    <w:rsid w:val="7983D852"/>
    <w:rsid w:val="79957AC0"/>
    <w:rsid w:val="79B8C262"/>
    <w:rsid w:val="79D712F9"/>
    <w:rsid w:val="79D9388E"/>
    <w:rsid w:val="7A00057F"/>
    <w:rsid w:val="7A05A413"/>
    <w:rsid w:val="7A1B2095"/>
    <w:rsid w:val="7A944F64"/>
    <w:rsid w:val="7A95CDEA"/>
    <w:rsid w:val="7ABC7B89"/>
    <w:rsid w:val="7ACBD3D5"/>
    <w:rsid w:val="7AEAD827"/>
    <w:rsid w:val="7AEC2583"/>
    <w:rsid w:val="7AEDA667"/>
    <w:rsid w:val="7AFAE65A"/>
    <w:rsid w:val="7B06EB6A"/>
    <w:rsid w:val="7B14B52F"/>
    <w:rsid w:val="7B4B5F05"/>
    <w:rsid w:val="7B7B9D4A"/>
    <w:rsid w:val="7B7C9655"/>
    <w:rsid w:val="7B9F91D4"/>
    <w:rsid w:val="7BB8F615"/>
    <w:rsid w:val="7BC2B66F"/>
    <w:rsid w:val="7BCB85DD"/>
    <w:rsid w:val="7BD6D339"/>
    <w:rsid w:val="7C332981"/>
    <w:rsid w:val="7C69E047"/>
    <w:rsid w:val="7C7A0CAE"/>
    <w:rsid w:val="7CA053BA"/>
    <w:rsid w:val="7CA863CB"/>
    <w:rsid w:val="7CAED046"/>
    <w:rsid w:val="7CBF5E8D"/>
    <w:rsid w:val="7CD58AE6"/>
    <w:rsid w:val="7CEB0CCA"/>
    <w:rsid w:val="7CF5EDE1"/>
    <w:rsid w:val="7D1C8A32"/>
    <w:rsid w:val="7D238E3F"/>
    <w:rsid w:val="7D272F33"/>
    <w:rsid w:val="7D275B27"/>
    <w:rsid w:val="7D37A641"/>
    <w:rsid w:val="7D3AC199"/>
    <w:rsid w:val="7D4628BC"/>
    <w:rsid w:val="7D91B972"/>
    <w:rsid w:val="7D93AF98"/>
    <w:rsid w:val="7D9CDCF4"/>
    <w:rsid w:val="7DA7A6B4"/>
    <w:rsid w:val="7DBEB0F5"/>
    <w:rsid w:val="7DECF277"/>
    <w:rsid w:val="7DF0543A"/>
    <w:rsid w:val="7E2FB257"/>
    <w:rsid w:val="7E3B21A0"/>
    <w:rsid w:val="7E69FFA3"/>
    <w:rsid w:val="7E83C50E"/>
    <w:rsid w:val="7E88AB60"/>
    <w:rsid w:val="7E978C6D"/>
    <w:rsid w:val="7EBF4EC1"/>
    <w:rsid w:val="7EEFB515"/>
    <w:rsid w:val="7EF278A8"/>
    <w:rsid w:val="7EF5AA6E"/>
    <w:rsid w:val="7F0A0D8F"/>
    <w:rsid w:val="7F2CAEB8"/>
    <w:rsid w:val="7F50D18C"/>
    <w:rsid w:val="7F5CF53D"/>
    <w:rsid w:val="7F6A8054"/>
    <w:rsid w:val="7F7A068E"/>
    <w:rsid w:val="7F9403DD"/>
    <w:rsid w:val="7FC3A740"/>
    <w:rsid w:val="7FCB9982"/>
    <w:rsid w:val="7FCD8D04"/>
    <w:rsid w:val="7FE1D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22C0396"/>
  <w15:docId w15:val="{9A6614E0-EEDA-418D-9E7C-952322D0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cs="Times New Roman" w:eastAsiaTheme="minorHAnsi"/>
        <w:sz w:val="24"/>
        <w:szCs w:val="24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uiPriority="0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uiPriority="0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uiPriority="0" w:semiHidden="1" w:unhideWhenUsed="1" w:qFormat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F7F0C"/>
    <w:pPr>
      <w:spacing w:line="360" w:lineRule="auto"/>
      <w:ind w:firstLine="709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qFormat/>
    <w:rsid w:val="00D6191A"/>
    <w:pPr>
      <w:keepNext/>
      <w:keepLines/>
      <w:spacing w:after="240"/>
      <w:ind w:firstLine="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Corpodetexto"/>
    <w:link w:val="Ttulo2Char"/>
    <w:uiPriority w:val="99"/>
    <w:qFormat/>
    <w:rsid w:val="00DA7526"/>
    <w:pPr>
      <w:keepNext/>
      <w:widowControl w:val="0"/>
      <w:suppressAutoHyphens/>
      <w:spacing w:before="360" w:after="120"/>
      <w:ind w:firstLine="0"/>
      <w:jc w:val="left"/>
      <w:outlineLvl w:val="1"/>
    </w:pPr>
    <w:rPr>
      <w:rFonts w:eastAsia="MS Mincho" w:cs="Tahoma"/>
      <w:bCs/>
      <w:iCs/>
      <w:caps/>
      <w:kern w:val="24"/>
      <w:szCs w:val="28"/>
    </w:rPr>
  </w:style>
  <w:style w:type="paragraph" w:styleId="Ttulo3">
    <w:name w:val="heading 3"/>
    <w:basedOn w:val="Normal"/>
    <w:next w:val="Normal"/>
    <w:link w:val="Ttulo3Char"/>
    <w:unhideWhenUsed/>
    <w:qFormat/>
    <w:rsid w:val="006541A1"/>
    <w:pPr>
      <w:keepNext/>
      <w:keepLines/>
      <w:spacing w:before="360" w:after="120"/>
      <w:ind w:firstLine="0"/>
      <w:jc w:val="left"/>
      <w:outlineLvl w:val="2"/>
    </w:pPr>
    <w:rPr>
      <w:rFonts w:eastAsiaTheme="majorEastAsia" w:cstheme="majorBidi"/>
      <w:b/>
      <w:bCs/>
      <w:szCs w:val="22"/>
    </w:rPr>
  </w:style>
  <w:style w:type="paragraph" w:styleId="Ttulo4">
    <w:name w:val="heading 4"/>
    <w:basedOn w:val="Normal"/>
    <w:next w:val="Normal"/>
    <w:link w:val="Ttulo4Char"/>
    <w:unhideWhenUsed/>
    <w:qFormat/>
    <w:rsid w:val="004E6C50"/>
    <w:pPr>
      <w:keepNext/>
      <w:keepLines/>
      <w:spacing w:before="360" w:after="120"/>
      <w:ind w:firstLine="0"/>
      <w:jc w:val="left"/>
      <w:outlineLvl w:val="3"/>
    </w:pPr>
    <w:rPr>
      <w:rFonts w:eastAsiaTheme="majorEastAsia" w:cstheme="majorBidi"/>
      <w:bCs/>
      <w:iCs/>
      <w:szCs w:val="22"/>
    </w:rPr>
  </w:style>
  <w:style w:type="paragraph" w:styleId="Ttulo5">
    <w:name w:val="heading 5"/>
    <w:basedOn w:val="Normal"/>
    <w:next w:val="Normal"/>
    <w:link w:val="Ttulo5Char"/>
    <w:autoRedefine/>
    <w:qFormat/>
    <w:rsid w:val="00051AF9"/>
    <w:pPr>
      <w:keepNext/>
      <w:widowControl w:val="0"/>
      <w:suppressAutoHyphens/>
      <w:spacing w:before="360" w:after="120"/>
      <w:ind w:firstLine="0"/>
      <w:outlineLvl w:val="4"/>
    </w:pPr>
    <w:rPr>
      <w:rFonts w:eastAsia="Lucida Sans Unicode"/>
      <w:bCs/>
      <w:color w:val="00B050"/>
      <w:lang w:eastAsia="ar-SA"/>
    </w:rPr>
  </w:style>
  <w:style w:type="paragraph" w:styleId="Ttulo6">
    <w:name w:val="heading 6"/>
    <w:basedOn w:val="Normal"/>
    <w:next w:val="Normal"/>
    <w:link w:val="Ttulo6Char"/>
    <w:unhideWhenUsed/>
    <w:qFormat/>
    <w:rsid w:val="00532D31"/>
    <w:pPr>
      <w:keepNext/>
      <w:keepLines/>
      <w:widowControl w:val="0"/>
      <w:suppressAutoHyphens/>
      <w:spacing w:before="360" w:after="120"/>
      <w:ind w:firstLine="0"/>
      <w:jc w:val="left"/>
      <w:outlineLvl w:val="5"/>
    </w:pPr>
    <w:rPr>
      <w:rFonts w:eastAsiaTheme="majorEastAsia" w:cstheme="majorBidi"/>
      <w:iCs/>
      <w:lang w:eastAsia="ar-SA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2072F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9">
    <w:name w:val="heading 9"/>
    <w:basedOn w:val="Normal"/>
    <w:next w:val="Normal"/>
    <w:link w:val="Ttulo9Char"/>
    <w:qFormat/>
    <w:rsid w:val="00790EB5"/>
    <w:pPr>
      <w:widowControl w:val="0"/>
      <w:suppressAutoHyphens/>
      <w:spacing w:before="240" w:after="60"/>
      <w:jc w:val="left"/>
      <w:outlineLvl w:val="8"/>
    </w:pPr>
    <w:rPr>
      <w:rFonts w:eastAsia="Lucida Sans Unicode" w:cs="Arial"/>
      <w:sz w:val="22"/>
      <w:szCs w:val="22"/>
      <w:lang w:eastAsia="ar-SA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rsid w:val="00D6191A"/>
    <w:rPr>
      <w:rFonts w:ascii="Arial" w:hAnsi="Arial" w:eastAsiaTheme="majorEastAsia" w:cstheme="majorBidi"/>
      <w:b/>
      <w:bCs/>
      <w:caps/>
      <w:szCs w:val="28"/>
    </w:rPr>
  </w:style>
  <w:style w:type="paragraph" w:styleId="Corpodetexto">
    <w:name w:val="Body Text"/>
    <w:basedOn w:val="Normal"/>
    <w:link w:val="CorpodetextoChar"/>
    <w:qFormat/>
    <w:rsid w:val="00192781"/>
    <w:pPr>
      <w:widowControl w:val="0"/>
      <w:suppressAutoHyphens/>
      <w:spacing w:after="120"/>
      <w:ind w:firstLine="850"/>
    </w:pPr>
    <w:rPr>
      <w:rFonts w:ascii="Calibri" w:hAnsi="Calibri" w:eastAsia="Arial Unicode MS"/>
      <w:kern w:val="1"/>
    </w:rPr>
  </w:style>
  <w:style w:type="character" w:styleId="CorpodetextoChar" w:customStyle="1">
    <w:name w:val="Corpo de texto Char"/>
    <w:basedOn w:val="Fontepargpadro"/>
    <w:link w:val="Corpodetexto"/>
    <w:uiPriority w:val="99"/>
    <w:rsid w:val="00192781"/>
    <w:rPr>
      <w:rFonts w:ascii="Calibri" w:hAnsi="Calibri" w:eastAsia="Arial Unicode MS"/>
      <w:kern w:val="1"/>
    </w:rPr>
  </w:style>
  <w:style w:type="character" w:styleId="Ttulo2Char" w:customStyle="1">
    <w:name w:val="Título 2 Char"/>
    <w:basedOn w:val="Fontepargpadro"/>
    <w:link w:val="Ttulo2"/>
    <w:uiPriority w:val="99"/>
    <w:rsid w:val="00DA7526"/>
    <w:rPr>
      <w:rFonts w:ascii="Arial" w:hAnsi="Arial" w:eastAsia="MS Mincho" w:cs="Tahoma"/>
      <w:bCs/>
      <w:iCs/>
      <w:caps/>
      <w:kern w:val="24"/>
      <w:szCs w:val="28"/>
    </w:rPr>
  </w:style>
  <w:style w:type="character" w:styleId="Ttulo3Char" w:customStyle="1">
    <w:name w:val="Título 3 Char"/>
    <w:basedOn w:val="Fontepargpadro"/>
    <w:link w:val="Ttulo3"/>
    <w:rsid w:val="006541A1"/>
    <w:rPr>
      <w:rFonts w:ascii="Arial" w:hAnsi="Arial" w:eastAsiaTheme="majorEastAsia" w:cstheme="majorBidi"/>
      <w:b/>
      <w:bCs/>
      <w:szCs w:val="22"/>
    </w:rPr>
  </w:style>
  <w:style w:type="character" w:styleId="Ttulo4Char" w:customStyle="1">
    <w:name w:val="Título 4 Char"/>
    <w:basedOn w:val="Fontepargpadro"/>
    <w:link w:val="Ttulo4"/>
    <w:rsid w:val="004E6C50"/>
    <w:rPr>
      <w:rFonts w:ascii="Arial" w:hAnsi="Arial" w:eastAsiaTheme="majorEastAsia" w:cstheme="majorBidi"/>
      <w:bCs/>
      <w:iCs/>
      <w:szCs w:val="22"/>
    </w:rPr>
  </w:style>
  <w:style w:type="character" w:styleId="Ttulo5Char" w:customStyle="1">
    <w:name w:val="Título 5 Char"/>
    <w:basedOn w:val="Fontepargpadro"/>
    <w:link w:val="Ttulo5"/>
    <w:rsid w:val="00051AF9"/>
    <w:rPr>
      <w:rFonts w:ascii="Arial" w:hAnsi="Arial" w:eastAsia="Lucida Sans Unicode"/>
      <w:bCs/>
      <w:color w:val="00B050"/>
      <w:lang w:eastAsia="ar-SA"/>
    </w:rPr>
  </w:style>
  <w:style w:type="character" w:styleId="Ttulo6Char" w:customStyle="1">
    <w:name w:val="Título 6 Char"/>
    <w:basedOn w:val="Fontepargpadro"/>
    <w:link w:val="Ttulo6"/>
    <w:rsid w:val="00532D31"/>
    <w:rPr>
      <w:rFonts w:ascii="Arial" w:hAnsi="Arial" w:eastAsiaTheme="majorEastAsia" w:cstheme="majorBidi"/>
      <w:iCs/>
      <w:lang w:eastAsia="ar-SA"/>
    </w:rPr>
  </w:style>
  <w:style w:type="character" w:styleId="Ttulo9Char" w:customStyle="1">
    <w:name w:val="Título 9 Char"/>
    <w:basedOn w:val="Fontepargpadro"/>
    <w:link w:val="Ttulo9"/>
    <w:rsid w:val="00790EB5"/>
    <w:rPr>
      <w:rFonts w:ascii="Arial" w:hAnsi="Arial" w:eastAsia="Lucida Sans Unicode" w:cs="Arial"/>
      <w:sz w:val="22"/>
      <w:szCs w:val="22"/>
      <w:lang w:eastAsia="ar-SA"/>
    </w:rPr>
  </w:style>
  <w:style w:type="table" w:styleId="Tabelacomgrade">
    <w:name w:val="Table Grid"/>
    <w:basedOn w:val="Tabelanormal"/>
    <w:uiPriority w:val="59"/>
    <w:rsid w:val="00595641"/>
    <w:pPr>
      <w:jc w:val="left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091EEA"/>
    <w:pPr>
      <w:autoSpaceDE w:val="0"/>
      <w:autoSpaceDN w:val="0"/>
      <w:adjustRightInd w:val="0"/>
      <w:jc w:val="left"/>
    </w:pPr>
    <w:rPr>
      <w:rFonts w:ascii="JEKAJH+Arial" w:hAnsi="JEKAJH+Arial" w:cs="JEKAJH+Arial"/>
      <w:color w:val="000000"/>
    </w:rPr>
  </w:style>
  <w:style w:type="paragraph" w:styleId="PargrafodaLista">
    <w:name w:val="List Paragraph"/>
    <w:aliases w:val="02 - Parágrafo da Lista"/>
    <w:basedOn w:val="Normal"/>
    <w:link w:val="PargrafodaListaChar"/>
    <w:uiPriority w:val="34"/>
    <w:qFormat/>
    <w:rsid w:val="009870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92CE9"/>
    <w:pPr>
      <w:spacing w:before="100" w:beforeAutospacing="1" w:after="100" w:afterAutospacing="1"/>
      <w:jc w:val="left"/>
    </w:pPr>
    <w:rPr>
      <w:rFonts w:eastAsia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156EDF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8266C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98266C"/>
  </w:style>
  <w:style w:type="paragraph" w:styleId="Rodap">
    <w:name w:val="footer"/>
    <w:basedOn w:val="Normal"/>
    <w:link w:val="RodapChar"/>
    <w:uiPriority w:val="99"/>
    <w:unhideWhenUsed/>
    <w:rsid w:val="0098266C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98266C"/>
  </w:style>
  <w:style w:type="paragraph" w:styleId="Textodebalo">
    <w:name w:val="Balloon Text"/>
    <w:basedOn w:val="Normal"/>
    <w:link w:val="TextodebaloChar"/>
    <w:uiPriority w:val="99"/>
    <w:unhideWhenUsed/>
    <w:rsid w:val="00485EAB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rsid w:val="00485EAB"/>
    <w:rPr>
      <w:rFonts w:ascii="Tahoma" w:hAnsi="Tahoma" w:cs="Tahoma"/>
      <w:sz w:val="16"/>
      <w:szCs w:val="16"/>
    </w:rPr>
  </w:style>
  <w:style w:type="paragraph" w:styleId="Ttulodetabela" w:customStyle="1">
    <w:name w:val="Título de tabela"/>
    <w:basedOn w:val="Normal"/>
    <w:uiPriority w:val="99"/>
    <w:rsid w:val="00270FEB"/>
    <w:pPr>
      <w:widowControl w:val="0"/>
      <w:suppressLineNumbers/>
      <w:suppressAutoHyphens/>
      <w:jc w:val="left"/>
    </w:pPr>
    <w:rPr>
      <w:rFonts w:ascii="Calibri" w:hAnsi="Calibri" w:eastAsia="Arial Unicode MS"/>
      <w:bCs/>
      <w:i/>
      <w:kern w:val="1"/>
    </w:rPr>
  </w:style>
  <w:style w:type="paragraph" w:styleId="Tabela" w:customStyle="1">
    <w:name w:val="Tabela"/>
    <w:basedOn w:val="Normal"/>
    <w:uiPriority w:val="99"/>
    <w:rsid w:val="00270FEB"/>
    <w:pPr>
      <w:widowControl w:val="0"/>
      <w:suppressLineNumbers/>
      <w:suppressAutoHyphens/>
      <w:jc w:val="center"/>
    </w:pPr>
    <w:rPr>
      <w:rFonts w:ascii="Calibri" w:hAnsi="Calibri" w:eastAsia="Arial Unicode MS" w:cs="Tahoma"/>
      <w:iCs/>
      <w:kern w:val="1"/>
      <w:sz w:val="16"/>
    </w:rPr>
  </w:style>
  <w:style w:type="character" w:styleId="HeaderChar" w:customStyle="1">
    <w:name w:val="Header Char"/>
    <w:uiPriority w:val="99"/>
    <w:locked/>
    <w:rsid w:val="00270FEB"/>
    <w:rPr>
      <w:rFonts w:ascii="Arial" w:hAnsi="Arial"/>
      <w:sz w:val="24"/>
      <w:lang w:val="pt-BR" w:eastAsia="pt-BR"/>
    </w:rPr>
  </w:style>
  <w:style w:type="paragraph" w:styleId="Recuodecorpodetexto">
    <w:name w:val="Body Text Indent"/>
    <w:basedOn w:val="Normal"/>
    <w:link w:val="RecuodecorpodetextoChar"/>
    <w:unhideWhenUsed/>
    <w:rsid w:val="00270FEB"/>
    <w:pPr>
      <w:spacing w:after="120" w:line="276" w:lineRule="auto"/>
      <w:ind w:left="283"/>
      <w:jc w:val="left"/>
    </w:pPr>
    <w:rPr>
      <w:rFonts w:ascii="Calibri" w:hAnsi="Calibri" w:eastAsia="Calibri"/>
      <w:sz w:val="22"/>
      <w:szCs w:val="22"/>
    </w:rPr>
  </w:style>
  <w:style w:type="character" w:styleId="RecuodecorpodetextoChar" w:customStyle="1">
    <w:name w:val="Recuo de corpo de texto Char"/>
    <w:basedOn w:val="Fontepargpadro"/>
    <w:link w:val="Recuodecorpodetexto"/>
    <w:rsid w:val="00270FEB"/>
    <w:rPr>
      <w:rFonts w:ascii="Calibri" w:hAnsi="Calibri" w:eastAsia="Calibri"/>
      <w:sz w:val="22"/>
      <w:szCs w:val="22"/>
    </w:rPr>
  </w:style>
  <w:style w:type="paragraph" w:styleId="Textodenotaderodap">
    <w:name w:val="footnote text"/>
    <w:basedOn w:val="Normal"/>
    <w:link w:val="TextodenotaderodapChar"/>
    <w:rsid w:val="00270FEB"/>
    <w:pPr>
      <w:jc w:val="left"/>
    </w:pPr>
    <w:rPr>
      <w:rFonts w:eastAsia="Times New Roman"/>
      <w:sz w:val="20"/>
      <w:szCs w:val="20"/>
      <w:lang w:eastAsia="pt-BR"/>
    </w:rPr>
  </w:style>
  <w:style w:type="character" w:styleId="TextodenotaderodapChar" w:customStyle="1">
    <w:name w:val="Texto de nota de rodapé Char"/>
    <w:basedOn w:val="Fontepargpadro"/>
    <w:link w:val="Textodenotaderodap"/>
    <w:rsid w:val="00270FEB"/>
    <w:rPr>
      <w:rFonts w:ascii="Arial" w:hAnsi="Arial" w:eastAsia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rsid w:val="00270FEB"/>
    <w:rPr>
      <w:vertAlign w:val="superscript"/>
    </w:rPr>
  </w:style>
  <w:style w:type="paragraph" w:styleId="Recuodecorpodetexto2">
    <w:name w:val="Body Text Indent 2"/>
    <w:basedOn w:val="Normal"/>
    <w:link w:val="Recuodecorpodetexto2Char"/>
    <w:unhideWhenUsed/>
    <w:rsid w:val="00270FEB"/>
    <w:pPr>
      <w:overflowPunct w:val="0"/>
      <w:autoSpaceDE w:val="0"/>
      <w:autoSpaceDN w:val="0"/>
      <w:adjustRightInd w:val="0"/>
      <w:spacing w:after="120" w:line="480" w:lineRule="auto"/>
      <w:ind w:left="283"/>
      <w:jc w:val="left"/>
      <w:textAlignment w:val="baseline"/>
    </w:pPr>
    <w:rPr>
      <w:rFonts w:eastAsia="Times New Roman"/>
      <w:szCs w:val="20"/>
      <w:lang w:eastAsia="pt-BR"/>
    </w:rPr>
  </w:style>
  <w:style w:type="character" w:styleId="Recuodecorpodetexto2Char" w:customStyle="1">
    <w:name w:val="Recuo de corpo de texto 2 Char"/>
    <w:basedOn w:val="Fontepargpadro"/>
    <w:link w:val="Recuodecorpodetexto2"/>
    <w:rsid w:val="00270FEB"/>
    <w:rPr>
      <w:rFonts w:ascii="Arial" w:hAnsi="Arial" w:eastAsia="Times New Roman"/>
      <w:szCs w:val="20"/>
      <w:lang w:eastAsia="pt-BR"/>
    </w:rPr>
  </w:style>
  <w:style w:type="paragraph" w:styleId="bibliografia" w:customStyle="1">
    <w:name w:val="bibliografia"/>
    <w:basedOn w:val="Normal"/>
    <w:qFormat/>
    <w:rsid w:val="00270FEB"/>
    <w:pPr>
      <w:tabs>
        <w:tab w:val="left" w:pos="1134"/>
      </w:tabs>
      <w:spacing w:before="240"/>
    </w:pPr>
    <w:rPr>
      <w:rFonts w:ascii="Book Antiqua" w:hAnsi="Book Antiqua" w:eastAsia="Times New Roman"/>
      <w:szCs w:val="20"/>
      <w:lang w:eastAsia="pt-BR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270FEB"/>
    <w:rPr>
      <w:rFonts w:ascii="Tahoma" w:hAnsi="Tahoma" w:eastAsia="Calibri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70FEB"/>
    <w:pPr>
      <w:jc w:val="left"/>
    </w:pPr>
    <w:rPr>
      <w:rFonts w:ascii="Tahoma" w:hAnsi="Tahoma" w:eastAsia="Calibri" w:cs="Tahoma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unhideWhenUsed/>
    <w:qFormat/>
    <w:rsid w:val="00270FEB"/>
    <w:pPr>
      <w:spacing w:after="120" w:line="480" w:lineRule="auto"/>
      <w:jc w:val="left"/>
    </w:pPr>
    <w:rPr>
      <w:rFonts w:ascii="Calibri" w:hAnsi="Calibri" w:eastAsia="Calibri"/>
      <w:sz w:val="22"/>
      <w:szCs w:val="22"/>
    </w:rPr>
  </w:style>
  <w:style w:type="character" w:styleId="Corpodetexto2Char" w:customStyle="1">
    <w:name w:val="Corpo de texto 2 Char"/>
    <w:basedOn w:val="Fontepargpadro"/>
    <w:link w:val="Corpodetexto2"/>
    <w:uiPriority w:val="99"/>
    <w:rsid w:val="00270FEB"/>
    <w:rPr>
      <w:rFonts w:ascii="Calibri" w:hAnsi="Calibri" w:eastAsia="Calibri"/>
      <w:sz w:val="22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70FEB"/>
    <w:pPr>
      <w:spacing w:after="120" w:line="276" w:lineRule="auto"/>
      <w:ind w:left="283"/>
      <w:jc w:val="left"/>
    </w:pPr>
    <w:rPr>
      <w:rFonts w:ascii="Calibri" w:hAnsi="Calibri" w:eastAsia="Calibri"/>
      <w:sz w:val="16"/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270FEB"/>
    <w:rPr>
      <w:rFonts w:ascii="Calibri" w:hAnsi="Calibri" w:eastAsia="Calibri"/>
      <w:sz w:val="16"/>
      <w:szCs w:val="16"/>
    </w:rPr>
  </w:style>
  <w:style w:type="paragraph" w:styleId="ChauiTexto" w:customStyle="1">
    <w:name w:val="(Chaui) Texto"/>
    <w:basedOn w:val="Normal"/>
    <w:autoRedefine/>
    <w:rsid w:val="00270FEB"/>
    <w:pPr>
      <w:autoSpaceDE w:val="0"/>
      <w:autoSpaceDN w:val="0"/>
      <w:adjustRightInd w:val="0"/>
      <w:spacing w:after="120"/>
      <w:jc w:val="left"/>
    </w:pPr>
    <w:rPr>
      <w:rFonts w:ascii="Verdana" w:hAnsi="Verdana" w:eastAsia="Times New Roman"/>
      <w:sz w:val="2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946CB"/>
    <w:pPr>
      <w:ind w:firstLine="0"/>
      <w:jc w:val="left"/>
    </w:pPr>
    <w:rPr>
      <w:caps/>
      <w:color w:val="000000" w:themeColor="text1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CB4412"/>
    <w:pPr>
      <w:tabs>
        <w:tab w:val="left" w:pos="1680"/>
        <w:tab w:val="right" w:leader="dot" w:pos="9061"/>
      </w:tabs>
      <w:ind w:firstLine="0"/>
    </w:pPr>
    <w:rPr>
      <w:b/>
      <w:bCs/>
      <w:caps/>
      <w:noProof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946CB"/>
    <w:pPr>
      <w:ind w:firstLine="0"/>
      <w:jc w:val="left"/>
    </w:pPr>
    <w:rPr>
      <w:b/>
      <w:iCs/>
      <w:color w:val="000000" w:themeColor="text1"/>
      <w:szCs w:val="20"/>
    </w:rPr>
  </w:style>
  <w:style w:type="paragraph" w:styleId="Sumrio4">
    <w:name w:val="toc 4"/>
    <w:basedOn w:val="Normal"/>
    <w:next w:val="Normal"/>
    <w:autoRedefine/>
    <w:uiPriority w:val="39"/>
    <w:rsid w:val="00D946CB"/>
    <w:pPr>
      <w:ind w:firstLine="0"/>
      <w:jc w:val="left"/>
    </w:pPr>
    <w:rPr>
      <w:szCs w:val="18"/>
    </w:rPr>
  </w:style>
  <w:style w:type="paragraph" w:styleId="Sumrio5">
    <w:name w:val="toc 5"/>
    <w:basedOn w:val="Normal"/>
    <w:next w:val="Normal"/>
    <w:autoRedefine/>
    <w:uiPriority w:val="39"/>
    <w:rsid w:val="00D946CB"/>
    <w:pPr>
      <w:ind w:firstLine="0"/>
      <w:jc w:val="left"/>
    </w:pPr>
    <w:rPr>
      <w:szCs w:val="18"/>
    </w:rPr>
  </w:style>
  <w:style w:type="paragraph" w:styleId="Sumrio6">
    <w:name w:val="toc 6"/>
    <w:basedOn w:val="Normal"/>
    <w:next w:val="Normal"/>
    <w:autoRedefine/>
    <w:uiPriority w:val="39"/>
    <w:rsid w:val="009E0C4E"/>
    <w:pPr>
      <w:ind w:firstLine="0"/>
      <w:outlineLvl w:val="5"/>
    </w:pPr>
    <w:rPr>
      <w:szCs w:val="18"/>
    </w:rPr>
  </w:style>
  <w:style w:type="paragraph" w:styleId="Sumrio7">
    <w:name w:val="toc 7"/>
    <w:basedOn w:val="Normal"/>
    <w:next w:val="Normal"/>
    <w:autoRedefine/>
    <w:uiPriority w:val="39"/>
    <w:rsid w:val="00270FEB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rsid w:val="00270FEB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rsid w:val="00270FEB"/>
    <w:pPr>
      <w:ind w:left="1920"/>
      <w:jc w:val="left"/>
    </w:pPr>
    <w:rPr>
      <w:rFonts w:asciiTheme="minorHAnsi" w:hAnsiTheme="minorHAnsi"/>
      <w:sz w:val="18"/>
      <w:szCs w:val="18"/>
    </w:rPr>
  </w:style>
  <w:style w:type="character" w:styleId="Forte">
    <w:name w:val="Strong"/>
    <w:basedOn w:val="Fontepargpadro"/>
    <w:uiPriority w:val="22"/>
    <w:qFormat/>
    <w:rsid w:val="00270FEB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E645D9"/>
    <w:pPr>
      <w:outlineLvl w:val="9"/>
    </w:pPr>
  </w:style>
  <w:style w:type="character" w:styleId="Refdecomentrio">
    <w:name w:val="annotation reference"/>
    <w:rsid w:val="00790EB5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90EB5"/>
    <w:pPr>
      <w:widowControl w:val="0"/>
      <w:suppressAutoHyphens/>
      <w:jc w:val="left"/>
    </w:pPr>
    <w:rPr>
      <w:rFonts w:eastAsia="Lucida Sans Unicode"/>
      <w:sz w:val="20"/>
      <w:szCs w:val="20"/>
      <w:lang w:val="x-none" w:eastAsia="ar-SA"/>
    </w:rPr>
  </w:style>
  <w:style w:type="character" w:styleId="TextodecomentrioChar" w:customStyle="1">
    <w:name w:val="Texto de comentário Char"/>
    <w:basedOn w:val="Fontepargpadro"/>
    <w:link w:val="Textodecomentrio"/>
    <w:rsid w:val="00790EB5"/>
    <w:rPr>
      <w:rFonts w:eastAsia="Lucida Sans Unicode"/>
      <w:sz w:val="20"/>
      <w:szCs w:val="20"/>
      <w:lang w:val="x-none"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90EB5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rsid w:val="00790EB5"/>
    <w:rPr>
      <w:rFonts w:eastAsia="Lucida Sans Unicode"/>
      <w:b/>
      <w:bCs/>
      <w:sz w:val="20"/>
      <w:szCs w:val="20"/>
      <w:lang w:val="x-none" w:eastAsia="ar-SA"/>
    </w:rPr>
  </w:style>
  <w:style w:type="character" w:styleId="Absatz-Standardschriftart" w:customStyle="1">
    <w:name w:val="Absatz-Standardschriftart"/>
    <w:rsid w:val="00790EB5"/>
  </w:style>
  <w:style w:type="character" w:styleId="apple-converted-space" w:customStyle="1">
    <w:name w:val="apple-converted-space"/>
    <w:basedOn w:val="Fontepargpadro"/>
    <w:rsid w:val="00790EB5"/>
  </w:style>
  <w:style w:type="character" w:styleId="apple-style-span" w:customStyle="1">
    <w:name w:val="apple-style-span"/>
    <w:basedOn w:val="Fontepargpadro"/>
    <w:rsid w:val="00790EB5"/>
  </w:style>
  <w:style w:type="paragraph" w:styleId="Assinatura">
    <w:name w:val="Signature"/>
    <w:basedOn w:val="Normal"/>
    <w:link w:val="AssinaturaChar"/>
    <w:rsid w:val="00790EB5"/>
    <w:pPr>
      <w:widowControl w:val="0"/>
      <w:suppressAutoHyphens/>
      <w:ind w:left="4252"/>
      <w:jc w:val="left"/>
    </w:pPr>
    <w:rPr>
      <w:rFonts w:eastAsia="Times New Roman"/>
      <w:lang w:val="x-none" w:eastAsia="x-none"/>
    </w:rPr>
  </w:style>
  <w:style w:type="character" w:styleId="AssinaturaChar" w:customStyle="1">
    <w:name w:val="Assinatura Char"/>
    <w:basedOn w:val="Fontepargpadro"/>
    <w:link w:val="Assinatura"/>
    <w:rsid w:val="00790EB5"/>
    <w:rPr>
      <w:rFonts w:eastAsia="Times New Roman"/>
      <w:lang w:val="x-none" w:eastAsia="x-none"/>
    </w:rPr>
  </w:style>
  <w:style w:type="paragraph" w:styleId="bookman" w:customStyle="1">
    <w:name w:val="bookman"/>
    <w:basedOn w:val="Normal"/>
    <w:rsid w:val="00790EB5"/>
    <w:pPr>
      <w:widowControl w:val="0"/>
      <w:suppressAutoHyphens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color w:val="222A29"/>
      <w:lang w:eastAsia="ar-SA"/>
    </w:rPr>
  </w:style>
  <w:style w:type="paragraph" w:styleId="Captulo" w:customStyle="1">
    <w:name w:val="Capítulo"/>
    <w:basedOn w:val="Normal"/>
    <w:next w:val="Normal"/>
    <w:rsid w:val="00790EB5"/>
    <w:pPr>
      <w:keepNext/>
      <w:widowControl w:val="0"/>
      <w:suppressAutoHyphens/>
      <w:spacing w:before="240" w:after="120"/>
      <w:jc w:val="left"/>
    </w:pPr>
    <w:rPr>
      <w:rFonts w:eastAsia="MS Mincho" w:cs="Tahoma"/>
      <w:sz w:val="28"/>
      <w:szCs w:val="28"/>
      <w:lang w:eastAsia="ar-SA"/>
    </w:rPr>
  </w:style>
  <w:style w:type="character" w:styleId="CaracteresdeNotadeFim" w:customStyle="1">
    <w:name w:val="Caracteres de Nota de Fim"/>
    <w:rsid w:val="00790EB5"/>
    <w:rPr>
      <w:vertAlign w:val="superscript"/>
    </w:rPr>
  </w:style>
  <w:style w:type="character" w:styleId="CaracteresdeNotadeRodap" w:customStyle="1">
    <w:name w:val="Caracteres de Nota de Rodapé"/>
    <w:rsid w:val="00790EB5"/>
  </w:style>
  <w:style w:type="paragraph" w:styleId="Contedodatabela" w:customStyle="1">
    <w:name w:val="Conteúdo da tabela"/>
    <w:basedOn w:val="Normal"/>
    <w:rsid w:val="00790EB5"/>
    <w:pPr>
      <w:widowControl w:val="0"/>
      <w:suppressLineNumbers/>
      <w:suppressAutoHyphens/>
      <w:jc w:val="left"/>
    </w:pPr>
    <w:rPr>
      <w:rFonts w:eastAsia="Lucida Sans Unicode"/>
      <w:lang w:eastAsia="ar-SA"/>
    </w:rPr>
  </w:style>
  <w:style w:type="paragraph" w:styleId="Contedodoquadro" w:customStyle="1">
    <w:name w:val="Conteúdo do quadro"/>
    <w:basedOn w:val="Normal"/>
    <w:rsid w:val="00790EB5"/>
    <w:pPr>
      <w:widowControl w:val="0"/>
      <w:suppressAutoHyphens/>
      <w:jc w:val="left"/>
    </w:pPr>
    <w:rPr>
      <w:rFonts w:eastAsia="Lucida Sans Unicode"/>
      <w:lang w:eastAsia="ar-SA"/>
    </w:rPr>
  </w:style>
  <w:style w:type="paragraph" w:styleId="Corpodetexto3">
    <w:name w:val="Body Text 3"/>
    <w:basedOn w:val="Normal"/>
    <w:link w:val="Corpodetexto3Char"/>
    <w:autoRedefine/>
    <w:qFormat/>
    <w:rsid w:val="00790EB5"/>
    <w:pPr>
      <w:widowControl w:val="0"/>
      <w:suppressAutoHyphens/>
      <w:jc w:val="right"/>
    </w:pPr>
    <w:rPr>
      <w:rFonts w:eastAsia="Lucida Sans Unicode"/>
      <w:sz w:val="20"/>
      <w:szCs w:val="16"/>
      <w:lang w:eastAsia="ar-SA"/>
    </w:rPr>
  </w:style>
  <w:style w:type="character" w:styleId="Corpodetexto3Char" w:customStyle="1">
    <w:name w:val="Corpo de texto 3 Char"/>
    <w:basedOn w:val="Fontepargpadro"/>
    <w:link w:val="Corpodetexto3"/>
    <w:rsid w:val="00790EB5"/>
    <w:rPr>
      <w:rFonts w:ascii="Arial" w:hAnsi="Arial" w:eastAsia="Lucida Sans Unicode"/>
      <w:sz w:val="20"/>
      <w:szCs w:val="16"/>
      <w:lang w:eastAsia="ar-SA"/>
    </w:rPr>
  </w:style>
  <w:style w:type="character" w:styleId="nfase">
    <w:name w:val="Emphasis"/>
    <w:basedOn w:val="Fontepargpadro"/>
    <w:uiPriority w:val="20"/>
    <w:qFormat/>
    <w:rsid w:val="00790EB5"/>
    <w:rPr>
      <w:i/>
      <w:iCs/>
    </w:rPr>
  </w:style>
  <w:style w:type="character" w:styleId="Fontepargpadro1" w:customStyle="1">
    <w:name w:val="Fonte parág. padrão1"/>
    <w:rsid w:val="00790EB5"/>
  </w:style>
  <w:style w:type="character" w:styleId="Fontepargpadro2" w:customStyle="1">
    <w:name w:val="Fonte parág. padrão2"/>
    <w:rsid w:val="00790EB5"/>
  </w:style>
  <w:style w:type="character" w:styleId="Fontepargpadro3" w:customStyle="1">
    <w:name w:val="Fonte parág. padrão3"/>
    <w:rsid w:val="00790EB5"/>
  </w:style>
  <w:style w:type="character" w:styleId="Fontepargpadro4" w:customStyle="1">
    <w:name w:val="Fonte parág. padrão4"/>
    <w:rsid w:val="00790EB5"/>
  </w:style>
  <w:style w:type="character" w:styleId="hps" w:customStyle="1">
    <w:name w:val="hps"/>
    <w:rsid w:val="00790EB5"/>
  </w:style>
  <w:style w:type="paragraph" w:styleId="ndice" w:customStyle="1">
    <w:name w:val="Índice"/>
    <w:basedOn w:val="Normal"/>
    <w:rsid w:val="00790EB5"/>
    <w:pPr>
      <w:widowControl w:val="0"/>
      <w:suppressLineNumbers/>
      <w:suppressAutoHyphens/>
      <w:jc w:val="left"/>
    </w:pPr>
    <w:rPr>
      <w:rFonts w:eastAsia="Lucida Sans Unicode" w:cs="Tahoma"/>
      <w:lang w:eastAsia="ar-SA"/>
    </w:rPr>
  </w:style>
  <w:style w:type="paragraph" w:styleId="Legenda">
    <w:name w:val="caption"/>
    <w:basedOn w:val="Normal"/>
    <w:next w:val="Normal"/>
    <w:autoRedefine/>
    <w:unhideWhenUsed/>
    <w:qFormat/>
    <w:rsid w:val="00F52EB0"/>
    <w:pPr>
      <w:widowControl w:val="0"/>
      <w:suppressAutoHyphens/>
      <w:spacing w:after="120"/>
      <w:ind w:firstLine="0"/>
    </w:pPr>
    <w:rPr>
      <w:rFonts w:eastAsia="Lucida Sans Unicode"/>
      <w:b/>
      <w:bCs/>
      <w:color w:val="00B050"/>
      <w:sz w:val="20"/>
      <w:szCs w:val="20"/>
      <w:lang w:eastAsia="ar-SA"/>
    </w:rPr>
  </w:style>
  <w:style w:type="paragraph" w:styleId="Legenda1" w:customStyle="1">
    <w:name w:val="Legenda1"/>
    <w:basedOn w:val="Normal"/>
    <w:rsid w:val="00790EB5"/>
    <w:pPr>
      <w:widowControl w:val="0"/>
      <w:suppressLineNumbers/>
      <w:suppressAutoHyphens/>
      <w:spacing w:before="120" w:after="120"/>
      <w:jc w:val="left"/>
    </w:pPr>
    <w:rPr>
      <w:rFonts w:eastAsia="Lucida Sans Unicode" w:cs="Tahoma"/>
      <w:i/>
      <w:iCs/>
      <w:lang w:eastAsia="ar-SA"/>
    </w:rPr>
  </w:style>
  <w:style w:type="paragraph" w:styleId="Legenda2" w:customStyle="1">
    <w:name w:val="Legenda2"/>
    <w:basedOn w:val="Normal"/>
    <w:rsid w:val="00790EB5"/>
    <w:pPr>
      <w:widowControl w:val="0"/>
      <w:suppressLineNumbers/>
      <w:suppressAutoHyphens/>
      <w:spacing w:before="120" w:after="120"/>
      <w:jc w:val="left"/>
    </w:pPr>
    <w:rPr>
      <w:rFonts w:eastAsia="Lucida Sans Unicode" w:cs="Tahoma"/>
      <w:i/>
      <w:iCs/>
      <w:lang w:eastAsia="ar-SA"/>
    </w:rPr>
  </w:style>
  <w:style w:type="paragraph" w:styleId="Legenda3" w:customStyle="1">
    <w:name w:val="Legenda3"/>
    <w:basedOn w:val="Normal"/>
    <w:rsid w:val="00790EB5"/>
    <w:pPr>
      <w:widowControl w:val="0"/>
      <w:suppressLineNumbers/>
      <w:suppressAutoHyphens/>
      <w:spacing w:before="120" w:after="120"/>
      <w:jc w:val="left"/>
    </w:pPr>
    <w:rPr>
      <w:rFonts w:eastAsia="Lucida Sans Unicode" w:cs="Tahoma"/>
      <w:i/>
      <w:iCs/>
      <w:lang w:eastAsia="ar-SA"/>
    </w:rPr>
  </w:style>
  <w:style w:type="paragraph" w:styleId="Legenda4" w:customStyle="1">
    <w:name w:val="Legenda4"/>
    <w:basedOn w:val="Normal"/>
    <w:rsid w:val="00790EB5"/>
    <w:pPr>
      <w:widowControl w:val="0"/>
      <w:suppressLineNumbers/>
      <w:suppressAutoHyphens/>
      <w:spacing w:before="120" w:after="120"/>
      <w:jc w:val="left"/>
    </w:pPr>
    <w:rPr>
      <w:rFonts w:eastAsia="Lucida Sans Unicode" w:cs="Tahoma"/>
      <w:i/>
      <w:iCs/>
      <w:lang w:eastAsia="ar-SA"/>
    </w:rPr>
  </w:style>
  <w:style w:type="paragraph" w:styleId="Lista">
    <w:name w:val="List"/>
    <w:basedOn w:val="Normal"/>
    <w:autoRedefine/>
    <w:qFormat/>
    <w:rsid w:val="00790EB5"/>
    <w:pPr>
      <w:widowControl w:val="0"/>
      <w:suppressAutoHyphens/>
      <w:ind w:left="851"/>
    </w:pPr>
    <w:rPr>
      <w:rFonts w:eastAsia="Lucida Sans Unicode" w:cs="Tahoma"/>
      <w:lang w:eastAsia="ar-SA"/>
    </w:rPr>
  </w:style>
  <w:style w:type="character" w:styleId="MquinadeescreverHTML">
    <w:name w:val="HTML Typewriter"/>
    <w:rsid w:val="00790EB5"/>
    <w:rPr>
      <w:rFonts w:ascii="Courier New" w:hAnsi="Courier New" w:eastAsia="Times New Roman" w:cs="Courier New"/>
      <w:sz w:val="20"/>
      <w:szCs w:val="20"/>
    </w:rPr>
  </w:style>
  <w:style w:type="character" w:styleId="Nmerodepgina">
    <w:name w:val="page number"/>
    <w:rsid w:val="00790EB5"/>
  </w:style>
  <w:style w:type="paragraph" w:styleId="Pa1" w:customStyle="1">
    <w:name w:val="Pa1"/>
    <w:basedOn w:val="Normal"/>
    <w:next w:val="Normal"/>
    <w:rsid w:val="00790EB5"/>
    <w:pPr>
      <w:widowControl w:val="0"/>
      <w:suppressAutoHyphens/>
      <w:autoSpaceDE w:val="0"/>
      <w:spacing w:line="201" w:lineRule="atLeast"/>
      <w:jc w:val="left"/>
    </w:pPr>
    <w:rPr>
      <w:rFonts w:ascii="Caecilia Roman" w:hAnsi="Caecilia Roman" w:eastAsia="Lucida Sans Unicode"/>
      <w:lang w:eastAsia="ar-SA"/>
    </w:rPr>
  </w:style>
  <w:style w:type="paragraph" w:styleId="Pr-formataoHTML">
    <w:name w:val="HTML Preformatted"/>
    <w:basedOn w:val="Normal"/>
    <w:link w:val="Pr-formataoHTMLChar"/>
    <w:rsid w:val="00790EB5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jc w:val="left"/>
    </w:pPr>
    <w:rPr>
      <w:rFonts w:ascii="Courier New" w:hAnsi="Courier New" w:eastAsia="Lucida Sans Unicode" w:cs="Courier New"/>
      <w:lang w:eastAsia="ar-SA"/>
    </w:rPr>
  </w:style>
  <w:style w:type="character" w:styleId="Pr-formataoHTMLChar" w:customStyle="1">
    <w:name w:val="Pré-formatação HTML Char"/>
    <w:basedOn w:val="Fontepargpadro"/>
    <w:link w:val="Pr-formataoHTML"/>
    <w:rsid w:val="00790EB5"/>
    <w:rPr>
      <w:rFonts w:ascii="Courier New" w:hAnsi="Courier New" w:eastAsia="Lucida Sans Unicode" w:cs="Courier New"/>
      <w:lang w:eastAsia="ar-SA"/>
    </w:rPr>
  </w:style>
  <w:style w:type="character" w:styleId="Refdenotadefim">
    <w:name w:val="endnote reference"/>
    <w:rsid w:val="00790EB5"/>
    <w:rPr>
      <w:vertAlign w:val="superscript"/>
    </w:rPr>
  </w:style>
  <w:style w:type="character" w:styleId="Refdenotaderodap1" w:customStyle="1">
    <w:name w:val="Ref. de nota de rodapé1"/>
    <w:rsid w:val="00790EB5"/>
    <w:rPr>
      <w:vertAlign w:val="superscript"/>
    </w:rPr>
  </w:style>
  <w:style w:type="character" w:styleId="Refdenotaderodap2" w:customStyle="1">
    <w:name w:val="Ref. de nota de rodapé2"/>
    <w:rsid w:val="00790EB5"/>
    <w:rPr>
      <w:vertAlign w:val="superscript"/>
    </w:rPr>
  </w:style>
  <w:style w:type="paragraph" w:styleId="resumoabstract" w:customStyle="1">
    <w:name w:val="resumo abstract"/>
    <w:basedOn w:val="Corpodetexto"/>
    <w:autoRedefine/>
    <w:qFormat/>
    <w:rsid w:val="00790EB5"/>
    <w:pPr>
      <w:spacing w:after="240" w:line="240" w:lineRule="auto"/>
      <w:ind w:firstLine="709"/>
    </w:pPr>
    <w:rPr>
      <w:rFonts w:ascii="Arial" w:hAnsi="Arial" w:eastAsia="Lucida Sans Unicode"/>
      <w:kern w:val="0"/>
      <w:lang w:val="x-none" w:eastAsia="ar-SA"/>
    </w:rPr>
  </w:style>
  <w:style w:type="paragraph" w:styleId="resumoabstract0" w:customStyle="1">
    <w:name w:val="resumo/abstract"/>
    <w:basedOn w:val="Textodenotaderodap"/>
    <w:autoRedefine/>
    <w:qFormat/>
    <w:rsid w:val="00790EB5"/>
    <w:pPr>
      <w:widowControl w:val="0"/>
      <w:suppressLineNumbers/>
      <w:suppressAutoHyphens/>
      <w:jc w:val="both"/>
    </w:pPr>
    <w:rPr>
      <w:rFonts w:eastAsia="Lucida Sans Unicode" w:cs="Arial"/>
      <w:sz w:val="24"/>
      <w:lang w:val="en-US" w:eastAsia="ar-SA"/>
    </w:rPr>
  </w:style>
  <w:style w:type="character" w:styleId="rwrr" w:customStyle="1">
    <w:name w:val="rwrr"/>
    <w:rsid w:val="00790EB5"/>
    <w:rPr>
      <w:color w:val="408CD9"/>
      <w:u w:val="single"/>
      <w:shd w:val="clear" w:color="auto" w:fill="FFFFFF"/>
    </w:rPr>
  </w:style>
  <w:style w:type="character" w:styleId="shorttext" w:customStyle="1">
    <w:name w:val="short_text"/>
    <w:basedOn w:val="Fontepargpadro"/>
    <w:rsid w:val="00790EB5"/>
  </w:style>
  <w:style w:type="character" w:styleId="st1" w:customStyle="1">
    <w:name w:val="st1"/>
    <w:basedOn w:val="Fontepargpadro"/>
    <w:rsid w:val="00790EB5"/>
  </w:style>
  <w:style w:type="character" w:styleId="style91" w:customStyle="1">
    <w:name w:val="style91"/>
    <w:rsid w:val="00790EB5"/>
    <w:rPr>
      <w:rFonts w:hint="default" w:ascii="Tahoma" w:hAnsi="Tahoma" w:cs="Tahoma"/>
      <w:color w:val="006AAD"/>
      <w:sz w:val="24"/>
      <w:szCs w:val="24"/>
    </w:rPr>
  </w:style>
  <w:style w:type="paragraph" w:styleId="Subttulo">
    <w:name w:val="Subtitle"/>
    <w:basedOn w:val="Normal"/>
    <w:next w:val="Normal"/>
    <w:link w:val="SubttuloChar"/>
    <w:autoRedefine/>
    <w:qFormat/>
    <w:rsid w:val="00790EB5"/>
    <w:pPr>
      <w:widowControl w:val="0"/>
      <w:suppressAutoHyphens/>
      <w:spacing w:after="60"/>
      <w:jc w:val="center"/>
      <w:outlineLvl w:val="1"/>
    </w:pPr>
    <w:rPr>
      <w:rFonts w:eastAsia="Times New Roman"/>
      <w:lang w:eastAsia="ar-SA"/>
    </w:rPr>
  </w:style>
  <w:style w:type="character" w:styleId="SubttuloChar" w:customStyle="1">
    <w:name w:val="Subtítulo Char"/>
    <w:basedOn w:val="Fontepargpadro"/>
    <w:link w:val="Subttulo"/>
    <w:rsid w:val="00790EB5"/>
    <w:rPr>
      <w:rFonts w:ascii="Arial" w:hAnsi="Arial" w:eastAsia="Times New Roman"/>
      <w:lang w:eastAsia="ar-SA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790EB5"/>
    <w:rPr>
      <w:rFonts w:eastAsia="Lucida Sans Unicode"/>
      <w:sz w:val="20"/>
      <w:szCs w:val="20"/>
      <w:lang w:eastAsia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90EB5"/>
    <w:pPr>
      <w:widowControl w:val="0"/>
      <w:suppressAutoHyphens/>
      <w:jc w:val="left"/>
    </w:pPr>
    <w:rPr>
      <w:rFonts w:eastAsia="Lucida Sans Unicode"/>
      <w:sz w:val="20"/>
      <w:szCs w:val="20"/>
      <w:lang w:eastAsia="ar-SA"/>
    </w:rPr>
  </w:style>
  <w:style w:type="character" w:styleId="ti" w:customStyle="1">
    <w:name w:val="ti"/>
    <w:basedOn w:val="Fontepargpadro"/>
    <w:rsid w:val="00790EB5"/>
  </w:style>
  <w:style w:type="paragraph" w:styleId="Ttulo">
    <w:name w:val="Title"/>
    <w:basedOn w:val="Normal"/>
    <w:next w:val="Normal"/>
    <w:link w:val="TtuloChar"/>
    <w:autoRedefine/>
    <w:qFormat/>
    <w:rsid w:val="00F964A6"/>
    <w:pPr>
      <w:widowControl w:val="0"/>
      <w:suppressAutoHyphens/>
      <w:spacing w:before="120"/>
      <w:ind w:left="1559" w:hanging="1559"/>
      <w:contextualSpacing/>
      <w:jc w:val="left"/>
    </w:pPr>
    <w:rPr>
      <w:rFonts w:eastAsia="Times New Roman"/>
      <w:b/>
      <w:bCs/>
      <w:kern w:val="28"/>
      <w:lang w:eastAsia="ar-SA"/>
    </w:rPr>
  </w:style>
  <w:style w:type="character" w:styleId="TtuloChar" w:customStyle="1">
    <w:name w:val="Título Char"/>
    <w:basedOn w:val="Fontepargpadro"/>
    <w:link w:val="Ttulo"/>
    <w:rsid w:val="00F964A6"/>
    <w:rPr>
      <w:rFonts w:ascii="Arial" w:hAnsi="Arial" w:eastAsia="Times New Roman"/>
      <w:b/>
      <w:bCs/>
      <w:kern w:val="28"/>
      <w:lang w:eastAsia="ar-SA"/>
    </w:rPr>
  </w:style>
  <w:style w:type="character" w:styleId="TtuloChar1" w:customStyle="1">
    <w:name w:val="Título Char1"/>
    <w:rsid w:val="00790EB5"/>
    <w:rPr>
      <w:rFonts w:ascii="Arial" w:hAnsi="Arial"/>
      <w:b/>
      <w:bCs/>
      <w:kern w:val="28"/>
      <w:sz w:val="24"/>
      <w:szCs w:val="32"/>
      <w:lang w:val="x-none" w:eastAsia="ar-SA"/>
    </w:rPr>
  </w:style>
  <w:style w:type="character" w:styleId="WW-CaracteresdeNotadeFim" w:customStyle="1">
    <w:name w:val="WW- Caracteres de Nota de Fim"/>
    <w:rsid w:val="00790EB5"/>
  </w:style>
  <w:style w:type="character" w:styleId="WW-Absatz-Standardschriftart" w:customStyle="1">
    <w:name w:val="WW-Absatz-Standardschriftart"/>
    <w:rsid w:val="00790EB5"/>
  </w:style>
  <w:style w:type="character" w:styleId="WW-Absatz-Standardschriftart1" w:customStyle="1">
    <w:name w:val="WW-Absatz-Standardschriftart1"/>
    <w:rsid w:val="00790EB5"/>
  </w:style>
  <w:style w:type="character" w:styleId="WW-Absatz-Standardschriftart11" w:customStyle="1">
    <w:name w:val="WW-Absatz-Standardschriftart11"/>
    <w:rsid w:val="00790EB5"/>
  </w:style>
  <w:style w:type="character" w:styleId="WW-Absatz-Standardschriftart111" w:customStyle="1">
    <w:name w:val="WW-Absatz-Standardschriftart111"/>
    <w:rsid w:val="00790EB5"/>
  </w:style>
  <w:style w:type="character" w:styleId="WW-Absatz-Standardschriftart1111" w:customStyle="1">
    <w:name w:val="WW-Absatz-Standardschriftart1111"/>
    <w:rsid w:val="00790EB5"/>
  </w:style>
  <w:style w:type="character" w:styleId="WW-Absatz-Standardschriftart11111" w:customStyle="1">
    <w:name w:val="WW-Absatz-Standardschriftart11111"/>
    <w:rsid w:val="00790EB5"/>
  </w:style>
  <w:style w:type="paragraph" w:styleId="WW-Corpodetexto3" w:customStyle="1">
    <w:name w:val="WW-Corpo de texto 3"/>
    <w:basedOn w:val="Normal"/>
    <w:rsid w:val="00790EB5"/>
    <w:pPr>
      <w:widowControl w:val="0"/>
      <w:suppressAutoHyphens/>
    </w:pPr>
    <w:rPr>
      <w:rFonts w:eastAsia="Lucida Sans Unicode" w:cs="Arial"/>
      <w:sz w:val="20"/>
      <w:lang w:eastAsia="ar-SA"/>
    </w:rPr>
  </w:style>
  <w:style w:type="character" w:styleId="WW-Fontepargpadro" w:customStyle="1">
    <w:name w:val="WW-Fonte parág. padrão"/>
    <w:rsid w:val="00790EB5"/>
  </w:style>
  <w:style w:type="paragraph" w:styleId="xl26" w:customStyle="1">
    <w:name w:val="xl26"/>
    <w:basedOn w:val="Normal"/>
    <w:rsid w:val="00790EB5"/>
    <w:pPr>
      <w:spacing w:before="100" w:beforeAutospacing="1" w:after="100" w:afterAutospacing="1"/>
      <w:jc w:val="center"/>
    </w:pPr>
    <w:rPr>
      <w:rFonts w:eastAsia="Arial Unicode MS" w:cs="Arial"/>
      <w:lang w:eastAsia="pt-BR"/>
    </w:rPr>
  </w:style>
  <w:style w:type="character" w:styleId="capitular" w:customStyle="1">
    <w:name w:val="capitular"/>
    <w:basedOn w:val="Fontepargpadro"/>
    <w:rsid w:val="00790EB5"/>
  </w:style>
  <w:style w:type="paragraph" w:styleId="Tabela-ttulo" w:customStyle="1">
    <w:name w:val="Tabela - título"/>
    <w:basedOn w:val="Normal"/>
    <w:autoRedefine/>
    <w:qFormat/>
    <w:rsid w:val="001B3B4A"/>
    <w:pPr>
      <w:widowControl w:val="0"/>
      <w:suppressAutoHyphens/>
      <w:ind w:left="1418" w:hanging="1418"/>
    </w:pPr>
    <w:rPr>
      <w:rFonts w:eastAsia="Lucida Sans Unicode"/>
      <w:lang w:eastAsia="ar-SA"/>
    </w:rPr>
  </w:style>
  <w:style w:type="paragraph" w:styleId="Tabela-fonte" w:customStyle="1">
    <w:name w:val="Tabela - fonte"/>
    <w:basedOn w:val="Normal"/>
    <w:autoRedefine/>
    <w:qFormat/>
    <w:rsid w:val="0081576A"/>
    <w:pPr>
      <w:widowControl w:val="0"/>
      <w:suppressAutoHyphens/>
      <w:spacing w:before="120"/>
      <w:contextualSpacing/>
      <w:jc w:val="left"/>
    </w:pPr>
    <w:rPr>
      <w:rFonts w:cs="Arial"/>
      <w:b/>
      <w:sz w:val="20"/>
      <w:szCs w:val="20"/>
      <w:lang w:eastAsia="ar-SA"/>
    </w:rPr>
  </w:style>
  <w:style w:type="paragraph" w:styleId="Tabela-texto" w:customStyle="1">
    <w:name w:val="Tabela - texto"/>
    <w:basedOn w:val="Corpodetexto"/>
    <w:autoRedefine/>
    <w:qFormat/>
    <w:rsid w:val="00790EB5"/>
    <w:pPr>
      <w:spacing w:after="240" w:line="240" w:lineRule="auto"/>
      <w:ind w:firstLine="709"/>
      <w:jc w:val="left"/>
    </w:pPr>
    <w:rPr>
      <w:rFonts w:ascii="Arial" w:hAnsi="Arial" w:eastAsia="Lucida Sans Unicode"/>
      <w:kern w:val="0"/>
      <w:sz w:val="20"/>
      <w:lang w:eastAsia="ar-SA"/>
    </w:rPr>
  </w:style>
  <w:style w:type="paragraph" w:styleId="Standard" w:customStyle="1">
    <w:name w:val="Standard"/>
    <w:rsid w:val="00790EB5"/>
    <w:pPr>
      <w:widowControl w:val="0"/>
      <w:suppressAutoHyphens/>
      <w:autoSpaceDN w:val="0"/>
      <w:jc w:val="left"/>
      <w:textAlignment w:val="baseline"/>
    </w:pPr>
    <w:rPr>
      <w:rFonts w:eastAsia="Andale Sans UI" w:cs="Tahoma"/>
      <w:kern w:val="3"/>
      <w:lang w:val="de-DE" w:eastAsia="ja-JP" w:bidi="fa-IR"/>
    </w:rPr>
  </w:style>
  <w:style w:type="paragraph" w:styleId="Lista2">
    <w:name w:val="List 2"/>
    <w:basedOn w:val="Normal"/>
    <w:uiPriority w:val="99"/>
    <w:unhideWhenUsed/>
    <w:rsid w:val="00790EB5"/>
    <w:pPr>
      <w:widowControl w:val="0"/>
      <w:suppressAutoHyphens/>
      <w:ind w:left="566" w:hanging="283"/>
      <w:contextualSpacing/>
      <w:jc w:val="left"/>
    </w:pPr>
    <w:rPr>
      <w:rFonts w:eastAsia="Lucida Sans Unicode"/>
      <w:lang w:eastAsia="ar-SA"/>
    </w:rPr>
  </w:style>
  <w:style w:type="paragraph" w:styleId="Commarcadores">
    <w:name w:val="List Bullet"/>
    <w:basedOn w:val="Normal"/>
    <w:autoRedefine/>
    <w:uiPriority w:val="99"/>
    <w:unhideWhenUsed/>
    <w:rsid w:val="00790EB5"/>
    <w:pPr>
      <w:widowControl w:val="0"/>
      <w:numPr>
        <w:numId w:val="3"/>
      </w:numPr>
      <w:suppressAutoHyphens/>
      <w:spacing w:after="120"/>
      <w:ind w:left="709" w:firstLine="0"/>
      <w:contextualSpacing/>
    </w:pPr>
    <w:rPr>
      <w:rFonts w:eastAsia="Lucida Sans Unicode"/>
      <w:lang w:eastAsia="ar-SA"/>
    </w:rPr>
  </w:style>
  <w:style w:type="paragraph" w:styleId="Commarcadores2">
    <w:name w:val="List Bullet 2"/>
    <w:basedOn w:val="Normal"/>
    <w:uiPriority w:val="99"/>
    <w:unhideWhenUsed/>
    <w:rsid w:val="00790EB5"/>
    <w:pPr>
      <w:widowControl w:val="0"/>
      <w:numPr>
        <w:numId w:val="4"/>
      </w:numPr>
      <w:suppressAutoHyphens/>
      <w:contextualSpacing/>
      <w:jc w:val="left"/>
    </w:pPr>
    <w:rPr>
      <w:rFonts w:eastAsia="Lucida Sans Unicode"/>
      <w:lang w:eastAsia="ar-SA"/>
    </w:rPr>
  </w:style>
  <w:style w:type="table" w:styleId="TabelaSimples2">
    <w:name w:val="Plain Table 2"/>
    <w:basedOn w:val="Tabelanormal"/>
    <w:uiPriority w:val="42"/>
    <w:rsid w:val="00E12E24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aSimples1">
    <w:name w:val="Plain Table 1"/>
    <w:basedOn w:val="Tabelanormal"/>
    <w:uiPriority w:val="41"/>
    <w:rsid w:val="001B4DF6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3">
    <w:name w:val="Plain Table 3"/>
    <w:basedOn w:val="Tabelanormal"/>
    <w:uiPriority w:val="43"/>
    <w:rsid w:val="0043170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tulo2a" w:customStyle="1">
    <w:name w:val="ttulo2a"/>
    <w:basedOn w:val="Normal"/>
    <w:rsid w:val="00147EEB"/>
    <w:pPr>
      <w:keepNext/>
      <w:spacing w:line="480" w:lineRule="auto"/>
      <w:jc w:val="center"/>
    </w:pPr>
    <w:rPr>
      <w:rFonts w:ascii="Times New Roman Bold" w:hAnsi="Times New Roman Bold" w:eastAsia="Calibri"/>
      <w:color w:val="000000"/>
      <w:lang w:eastAsia="pt-BR"/>
    </w:rPr>
  </w:style>
  <w:style w:type="paragraph" w:styleId="recuodecorpodetexto20" w:customStyle="1">
    <w:name w:val="recuodecorpodetexto2"/>
    <w:basedOn w:val="Normal"/>
    <w:rsid w:val="00147EEB"/>
    <w:pPr>
      <w:spacing w:after="120"/>
      <w:ind w:left="283"/>
      <w:jc w:val="left"/>
    </w:pPr>
    <w:rPr>
      <w:rFonts w:eastAsia="Calibri" w:cs="Arial"/>
      <w:color w:val="000000"/>
      <w:lang w:eastAsia="pt-BR"/>
    </w:rPr>
  </w:style>
  <w:style w:type="paragraph" w:styleId="SemEspaamento">
    <w:name w:val="No Spacing"/>
    <w:uiPriority w:val="1"/>
    <w:qFormat/>
    <w:rsid w:val="00995DAC"/>
    <w:pPr>
      <w:ind w:firstLine="709"/>
    </w:pPr>
    <w:rPr>
      <w:rFonts w:ascii="Arial" w:hAnsi="Arial"/>
    </w:rPr>
  </w:style>
  <w:style w:type="paragraph" w:styleId="Subttulo1" w:customStyle="1">
    <w:name w:val="Subtítulo1"/>
    <w:basedOn w:val="Normal"/>
    <w:rsid w:val="00114924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/>
      <w:lang w:eastAsia="pt-BR"/>
    </w:rPr>
  </w:style>
  <w:style w:type="character" w:styleId="PargrafodaListaChar" w:customStyle="1">
    <w:name w:val="Parágrafo da Lista Char"/>
    <w:aliases w:val="02 - Parágrafo da Lista Char"/>
    <w:basedOn w:val="Fontepargpadro"/>
    <w:link w:val="PargrafodaLista"/>
    <w:uiPriority w:val="34"/>
    <w:rsid w:val="00447C0A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176825"/>
    <w:rPr>
      <w:color w:val="808080"/>
    </w:rPr>
  </w:style>
  <w:style w:type="paragraph" w:styleId="xmsonormal" w:customStyle="1">
    <w:name w:val="x_msonormal"/>
    <w:basedOn w:val="Normal"/>
    <w:rsid w:val="009D50EF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/>
      <w:lang w:eastAsia="pt-BR"/>
    </w:rPr>
  </w:style>
  <w:style w:type="paragraph" w:styleId="xmsobodytextindent" w:customStyle="1">
    <w:name w:val="x_msobodytextindent"/>
    <w:basedOn w:val="Normal"/>
    <w:rsid w:val="009D50EF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9C0358"/>
    <w:rPr>
      <w:color w:val="605E5C"/>
      <w:shd w:val="clear" w:color="auto" w:fill="E1DFDD"/>
    </w:rPr>
  </w:style>
  <w:style w:type="character" w:styleId="Ttulo7Char" w:customStyle="1">
    <w:name w:val="Título 7 Char"/>
    <w:basedOn w:val="Fontepargpadro"/>
    <w:link w:val="Ttulo7"/>
    <w:uiPriority w:val="9"/>
    <w:rsid w:val="0032072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iperlinkVisitado">
    <w:name w:val="FollowedHyperlink"/>
    <w:basedOn w:val="Fontepargpadro"/>
    <w:uiPriority w:val="99"/>
    <w:semiHidden/>
    <w:unhideWhenUsed/>
    <w:rsid w:val="003B4F8C"/>
    <w:rPr>
      <w:color w:val="800080" w:themeColor="followedHyperlink"/>
      <w:u w:val="single"/>
    </w:rPr>
  </w:style>
  <w:style w:type="paragraph" w:styleId="ContedodoQuadro0" w:customStyle="1">
    <w:name w:val="Conteúdo do Quadro"/>
    <w:basedOn w:val="Normal"/>
    <w:link w:val="ContedodoQuadroChar"/>
    <w:qFormat/>
    <w:rsid w:val="00D0447A"/>
    <w:pPr>
      <w:spacing w:line="240" w:lineRule="auto"/>
      <w:ind w:firstLine="0"/>
    </w:pPr>
    <w:rPr>
      <w:rFonts w:cstheme="minorBidi"/>
      <w:sz w:val="20"/>
      <w:szCs w:val="20"/>
    </w:rPr>
  </w:style>
  <w:style w:type="character" w:styleId="ContedodoQuadroChar" w:customStyle="1">
    <w:name w:val="Conteúdo do Quadro Char"/>
    <w:basedOn w:val="Fontepargpadro"/>
    <w:link w:val="ContedodoQuadro0"/>
    <w:rsid w:val="00D0447A"/>
    <w:rPr>
      <w:rFonts w:ascii="Arial" w:hAnsi="Arial" w:cstheme="minorBidi"/>
      <w:sz w:val="20"/>
      <w:szCs w:val="20"/>
    </w:rPr>
  </w:style>
  <w:style w:type="paragraph" w:styleId="Reviso">
    <w:name w:val="Revision"/>
    <w:hidden/>
    <w:uiPriority w:val="99"/>
    <w:semiHidden/>
    <w:rsid w:val="008D1187"/>
    <w:pPr>
      <w:jc w:val="left"/>
    </w:pPr>
    <w:rPr>
      <w:rFonts w:ascii="Arial" w:hAnsi="Arial"/>
    </w:rPr>
  </w:style>
  <w:style w:type="paragraph" w:styleId="xxmsonormal" w:customStyle="1">
    <w:name w:val="x_x_msonormal"/>
    <w:basedOn w:val="Normal"/>
    <w:rsid w:val="007E12DF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/>
      <w:lang w:eastAsia="pt-BR"/>
    </w:rPr>
  </w:style>
  <w:style w:type="character" w:styleId="normaltextrun" w:customStyle="1">
    <w:name w:val="normaltextrun"/>
    <w:basedOn w:val="Fontepargpadro"/>
    <w:rsid w:val="00720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47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5363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1720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827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16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56500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05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887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345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712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402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640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80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2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808080"/>
            <w:right w:val="single" w:sz="6" w:space="0" w:color="808080"/>
          </w:divBdr>
        </w:div>
      </w:divsChild>
    </w:div>
    <w:div w:id="1466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1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4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7D35B97016FB40B0B8AB7F03B8D23D" ma:contentTypeVersion="33" ma:contentTypeDescription="Crie um novo documento." ma:contentTypeScope="" ma:versionID="83ea29a59a50dc4f0ca12166169cccea">
  <xsd:schema xmlns:xsd="http://www.w3.org/2001/XMLSchema" xmlns:xs="http://www.w3.org/2001/XMLSchema" xmlns:p="http://schemas.microsoft.com/office/2006/metadata/properties" xmlns:ns2="1a44c674-e986-4f13-8270-64542cbc73aa" xmlns:ns3="ef1039ef-90a4-4070-b4d1-26ba5ec0a63b" targetNamespace="http://schemas.microsoft.com/office/2006/metadata/properties" ma:root="true" ma:fieldsID="de03b63ee9a7d2791caf596578872f2d" ns2:_="" ns3:_="">
    <xsd:import namespace="1a44c674-e986-4f13-8270-64542cbc73aa"/>
    <xsd:import namespace="ef1039ef-90a4-4070-b4d1-26ba5ec0a6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4c674-e986-4f13-8270-64542cbc7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7f77c6-fb5a-480c-95cf-95fdf0d6f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9" nillable="true" ma:displayName="Notebook Type" ma:internalName="NotebookType">
      <xsd:simpleType>
        <xsd:restriction base="dms:Text"/>
      </xsd:simpleType>
    </xsd:element>
    <xsd:element name="FolderType" ma:index="20" nillable="true" ma:displayName="Folder Type" ma:internalName="FolderType">
      <xsd:simpleType>
        <xsd:restriction base="dms:Text"/>
      </xsd:simpleType>
    </xsd:element>
    <xsd:element name="CultureName" ma:index="21" nillable="true" ma:displayName="Culture Name" ma:internalName="CultureName">
      <xsd:simpleType>
        <xsd:restriction base="dms:Text"/>
      </xsd:simpleType>
    </xsd:element>
    <xsd:element name="AppVersion" ma:index="22" nillable="true" ma:displayName="App Version" ma:internalName="AppVersion">
      <xsd:simpleType>
        <xsd:restriction base="dms:Text"/>
      </xsd:simpleType>
    </xsd:element>
    <xsd:element name="TeamsChannelId" ma:index="23" nillable="true" ma:displayName="Teams Channel Id" ma:internalName="TeamsChannelId">
      <xsd:simpleType>
        <xsd:restriction base="dms:Text"/>
      </xsd:simpleType>
    </xsd:element>
    <xsd:element name="Owner" ma:index="24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5" nillable="true" ma:displayName="Math Settings" ma:internalName="Math_Settings">
      <xsd:simpleType>
        <xsd:restriction base="dms:Text"/>
      </xsd:simpleType>
    </xsd:element>
    <xsd:element name="DefaultSectionNames" ma:index="2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8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9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0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3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4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5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6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7" nillable="true" ma:displayName="Is Collaboration Space Locked" ma:internalName="Is_Collaboration_Space_Locked">
      <xsd:simpleType>
        <xsd:restriction base="dms:Boolean"/>
      </xsd:simpleType>
    </xsd:element>
    <xsd:element name="IsNotebookLocked" ma:index="38" nillable="true" ma:displayName="Is Notebook Locked" ma:internalName="IsNotebookLocked">
      <xsd:simpleType>
        <xsd:restriction base="dms:Boolean"/>
      </xsd:simpleType>
    </xsd:element>
    <xsd:element name="Teams_Channel_Section_Location" ma:index="39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039ef-90a4-4070-b4d1-26ba5ec0a6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d103b1-5603-46cf-8604-04ce3a5e10bc}" ma:internalName="TaxCatchAll" ma:showField="CatchAllData" ma:web="ef1039ef-90a4-4070-b4d1-26ba5ec0a6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44c674-e986-4f13-8270-64542cbc73aa">
      <Terms xmlns="http://schemas.microsoft.com/office/infopath/2007/PartnerControls"/>
    </lcf76f155ced4ddcb4097134ff3c332f>
    <TaxCatchAll xmlns="ef1039ef-90a4-4070-b4d1-26ba5ec0a63b" xsi:nil="true"/>
    <CultureName xmlns="1a44c674-e986-4f13-8270-64542cbc73aa" xsi:nil="true"/>
    <AppVersion xmlns="1a44c674-e986-4f13-8270-64542cbc73aa" xsi:nil="true"/>
    <TeamsChannelId xmlns="1a44c674-e986-4f13-8270-64542cbc73aa" xsi:nil="true"/>
    <Invited_Leaders xmlns="1a44c674-e986-4f13-8270-64542cbc73aa" xsi:nil="true"/>
    <IsNotebookLocked xmlns="1a44c674-e986-4f13-8270-64542cbc73aa" xsi:nil="true"/>
    <Invited_Members xmlns="1a44c674-e986-4f13-8270-64542cbc73aa" xsi:nil="true"/>
    <Math_Settings xmlns="1a44c674-e986-4f13-8270-64542cbc73aa" xsi:nil="true"/>
    <Templates xmlns="1a44c674-e986-4f13-8270-64542cbc73aa" xsi:nil="true"/>
    <Self_Registration_Enabled xmlns="1a44c674-e986-4f13-8270-64542cbc73aa" xsi:nil="true"/>
    <LMS_Mappings xmlns="1a44c674-e986-4f13-8270-64542cbc73aa" xsi:nil="true"/>
    <Member_Groups xmlns="1a44c674-e986-4f13-8270-64542cbc73aa">
      <UserInfo>
        <DisplayName/>
        <AccountId xsi:nil="true"/>
        <AccountType/>
      </UserInfo>
    </Member_Groups>
    <DefaultSectionNames xmlns="1a44c674-e986-4f13-8270-64542cbc73aa" xsi:nil="true"/>
    <NotebookType xmlns="1a44c674-e986-4f13-8270-64542cbc73aa" xsi:nil="true"/>
    <FolderType xmlns="1a44c674-e986-4f13-8270-64542cbc73aa" xsi:nil="true"/>
    <Leaders xmlns="1a44c674-e986-4f13-8270-64542cbc73aa">
      <UserInfo>
        <DisplayName/>
        <AccountId xsi:nil="true"/>
        <AccountType/>
      </UserInfo>
    </Leaders>
    <Is_Collaboration_Space_Locked xmlns="1a44c674-e986-4f13-8270-64542cbc73aa" xsi:nil="true"/>
    <Teams_Channel_Section_Location xmlns="1a44c674-e986-4f13-8270-64542cbc73aa" xsi:nil="true"/>
    <Members xmlns="1a44c674-e986-4f13-8270-64542cbc73aa">
      <UserInfo>
        <DisplayName/>
        <AccountId xsi:nil="true"/>
        <AccountType/>
      </UserInfo>
    </Members>
    <Has_Leaders_Only_SectionGroup xmlns="1a44c674-e986-4f13-8270-64542cbc73aa" xsi:nil="true"/>
    <Owner xmlns="1a44c674-e986-4f13-8270-64542cbc73aa">
      <UserInfo>
        <DisplayName/>
        <AccountId xsi:nil="true"/>
        <AccountType/>
      </UserInfo>
    </Owner>
    <Distribution_Groups xmlns="1a44c674-e986-4f13-8270-64542cbc73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EC69F-3572-493D-A207-3CC6A4036E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141B3A-29AB-491F-B1C9-97C1C696C541}"/>
</file>

<file path=customXml/itemProps3.xml><?xml version="1.0" encoding="utf-8"?>
<ds:datastoreItem xmlns:ds="http://schemas.openxmlformats.org/officeDocument/2006/customXml" ds:itemID="{6E1734CE-A0D7-4248-AA67-87CDF44F3914}">
  <ds:schemaRefs>
    <ds:schemaRef ds:uri="ec63beb0-a726-45d4-a38c-5e1873ac9296"/>
    <ds:schemaRef ds:uri="http://purl.org/dc/elements/1.1/"/>
    <ds:schemaRef ds:uri="http://schemas.openxmlformats.org/package/2006/metadata/core-properties"/>
    <ds:schemaRef ds:uri="http://purl.org/dc/terms/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e0ed7256-fcfe-4be8-b3bd-e458bf112bba"/>
  </ds:schemaRefs>
</ds:datastoreItem>
</file>

<file path=customXml/itemProps4.xml><?xml version="1.0" encoding="utf-8"?>
<ds:datastoreItem xmlns:ds="http://schemas.openxmlformats.org/officeDocument/2006/customXml" ds:itemID="{3DC365CB-BAFF-45EE-8A63-BFE76931205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Alberto Zorzo</dc:creator>
  <cp:lastModifiedBy>Carlos Alberto Zorzo</cp:lastModifiedBy>
  <cp:revision>7207</cp:revision>
  <cp:lastPrinted>2025-03-31T21:15:00Z</cp:lastPrinted>
  <dcterms:created xsi:type="dcterms:W3CDTF">2021-03-17T17:29:00Z</dcterms:created>
  <dcterms:modified xsi:type="dcterms:W3CDTF">2025-05-15T15:24:09Z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0x010100177D35B97016FB40B0B8AB7F03B8D23D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